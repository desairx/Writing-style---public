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1FB437" w14:textId="4881CC92" w:rsidR="007A6209" w:rsidRPr="00914BC9" w:rsidRDefault="005D7223" w:rsidP="00DC2ABF">
      <w:pPr>
        <w:keepLines w:val="0"/>
        <w:rPr>
          <w:b/>
          <w:bCs w:val="0"/>
        </w:rPr>
      </w:pPr>
      <w:r w:rsidRPr="00914BC9">
        <w:rPr>
          <w:b/>
          <w:bCs w:val="0"/>
        </w:rPr>
        <w:t xml:space="preserve">Fear and Loathing in the Global </w:t>
      </w:r>
      <w:r w:rsidR="00F854D3" w:rsidRPr="00914BC9">
        <w:rPr>
          <w:b/>
          <w:bCs w:val="0"/>
        </w:rPr>
        <w:t>Middle Class</w:t>
      </w:r>
    </w:p>
    <w:p w14:paraId="7BA185A0" w14:textId="77777777" w:rsidR="00D85B25" w:rsidRDefault="00D85B25" w:rsidP="00DC2ABF">
      <w:pPr>
        <w:keepLines w:val="0"/>
      </w:pPr>
    </w:p>
    <w:p w14:paraId="26828334" w14:textId="55614FEA" w:rsidR="00D85B25" w:rsidRDefault="00D85B25" w:rsidP="00DC2ABF">
      <w:pPr>
        <w:keepLines w:val="0"/>
      </w:pPr>
      <w:r>
        <w:t>Raj M. Desai</w:t>
      </w:r>
    </w:p>
    <w:p w14:paraId="4A51626B" w14:textId="77777777" w:rsidR="00F854D3" w:rsidRDefault="00F854D3" w:rsidP="00DC2ABF">
      <w:pPr>
        <w:keepLines w:val="0"/>
      </w:pPr>
    </w:p>
    <w:p w14:paraId="3777C111" w14:textId="77777777" w:rsidR="00914BC9" w:rsidRDefault="00914BC9" w:rsidP="00DC2ABF">
      <w:pPr>
        <w:keepLines w:val="0"/>
      </w:pPr>
    </w:p>
    <w:p w14:paraId="08366785" w14:textId="77777777" w:rsidR="00914BC9" w:rsidRDefault="00914BC9" w:rsidP="00DC2ABF">
      <w:pPr>
        <w:keepLines w:val="0"/>
      </w:pPr>
    </w:p>
    <w:p w14:paraId="2CCB441D" w14:textId="220A280D" w:rsidR="005D7223" w:rsidRDefault="005D7223" w:rsidP="00DC2ABF">
      <w:pPr>
        <w:keepLines w:val="0"/>
      </w:pPr>
      <w:r>
        <w:t>By 2020</w:t>
      </w:r>
      <w:ins w:id="0" w:author="John Stuster" w:date="2018-10-25T09:13:00Z">
        <w:r w:rsidR="000F6A6C">
          <w:t>,</w:t>
        </w:r>
      </w:ins>
      <w:r>
        <w:t xml:space="preserve"> members of the global middle class will outnumber </w:t>
      </w:r>
      <w:r w:rsidR="002468C1">
        <w:t xml:space="preserve">either </w:t>
      </w:r>
      <w:r>
        <w:t xml:space="preserve">the rich or </w:t>
      </w:r>
      <w:r w:rsidR="00691221">
        <w:t xml:space="preserve">the </w:t>
      </w:r>
      <w:r>
        <w:t>poor</w:t>
      </w:r>
      <w:r w:rsidR="00731F01">
        <w:t xml:space="preserve"> around the world</w:t>
      </w:r>
      <w:r>
        <w:t xml:space="preserve">. </w:t>
      </w:r>
      <w:r w:rsidR="00C12EDA">
        <w:t>This m</w:t>
      </w:r>
      <w:r w:rsidR="001E2A53">
        <w:t>iddle</w:t>
      </w:r>
      <w:r w:rsidR="005A19AE">
        <w:t>-</w:t>
      </w:r>
      <w:r w:rsidR="001E2A53">
        <w:t xml:space="preserve">class </w:t>
      </w:r>
      <w:r w:rsidR="002B02F6">
        <w:t>prosperity p</w:t>
      </w:r>
      <w:r w:rsidR="001E2A53">
        <w:t>romise</w:t>
      </w:r>
      <w:r w:rsidR="002B02F6">
        <w:t xml:space="preserve">s to unleash </w:t>
      </w:r>
      <w:r w:rsidR="0014730C">
        <w:t>opportunity, innovation, and broader economic growth</w:t>
      </w:r>
      <w:ins w:id="1" w:author="Raj M. Desai" w:date="2018-10-25T11:01:00Z">
        <w:r w:rsidR="001E0779" w:rsidRPr="001E0779">
          <w:t xml:space="preserve"> </w:t>
        </w:r>
        <w:r w:rsidR="001E0779">
          <w:t>in the developing world</w:t>
        </w:r>
      </w:ins>
      <w:r w:rsidR="00956719">
        <w:t xml:space="preserve">. But without a functioning system of social protection </w:t>
      </w:r>
      <w:ins w:id="2" w:author="John Stuster" w:date="2018-10-25T09:04:00Z">
        <w:del w:id="3" w:author="Raj M. Desai" w:date="2018-10-25T11:01:00Z">
          <w:r w:rsidR="000F6A6C" w:rsidDel="001E0779">
            <w:delText xml:space="preserve">in the developing world </w:delText>
          </w:r>
        </w:del>
      </w:ins>
      <w:r w:rsidR="00956719">
        <w:t>on which middle class individuals can rely</w:t>
      </w:r>
      <w:del w:id="4" w:author="John Stuster" w:date="2018-10-25T09:04:00Z">
        <w:r w:rsidR="00230D2D" w:rsidDel="000F6A6C">
          <w:delText xml:space="preserve"> in the developing world</w:delText>
        </w:r>
      </w:del>
      <w:r w:rsidR="00956719">
        <w:t>, the growth in their numbers also carries significant risks of democratic retreat, conflict, and instability.</w:t>
      </w:r>
    </w:p>
    <w:p w14:paraId="752E5295" w14:textId="77777777" w:rsidR="005D7223" w:rsidRDefault="005D7223" w:rsidP="00DC2ABF">
      <w:pPr>
        <w:keepLines w:val="0"/>
      </w:pPr>
    </w:p>
    <w:p w14:paraId="7AA8DC72" w14:textId="61D0DFEB" w:rsidR="008909D6" w:rsidRDefault="00F06A78" w:rsidP="00DC2ABF">
      <w:pPr>
        <w:keepLines w:val="0"/>
      </w:pPr>
      <w:r>
        <w:t>A</w:t>
      </w:r>
      <w:r w:rsidR="00A45A06">
        <w:t xml:space="preserve">ccording to </w:t>
      </w:r>
      <w:hyperlink r:id="rId8" w:history="1">
        <w:r w:rsidR="00A45A06" w:rsidRPr="00A45A06">
          <w:rPr>
            <w:rStyle w:val="Hyperlink"/>
          </w:rPr>
          <w:t>research</w:t>
        </w:r>
      </w:hyperlink>
      <w:r w:rsidR="00A45A06">
        <w:t xml:space="preserve"> </w:t>
      </w:r>
      <w:hyperlink r:id="rId9" w:history="1">
        <w:r w:rsidR="00A45A06" w:rsidRPr="00A45A06">
          <w:rPr>
            <w:rStyle w:val="Hyperlink"/>
          </w:rPr>
          <w:t>from</w:t>
        </w:r>
      </w:hyperlink>
      <w:r w:rsidR="00A45A06">
        <w:t xml:space="preserve"> </w:t>
      </w:r>
      <w:hyperlink r:id="rId10" w:history="1">
        <w:r w:rsidR="00A45A06" w:rsidRPr="00A45A06">
          <w:rPr>
            <w:rStyle w:val="Hyperlink"/>
          </w:rPr>
          <w:t>the</w:t>
        </w:r>
      </w:hyperlink>
      <w:r w:rsidR="00A45A06">
        <w:t xml:space="preserve"> </w:t>
      </w:r>
      <w:hyperlink r:id="rId11" w:history="1">
        <w:r w:rsidR="00A45A06" w:rsidRPr="00A45A06">
          <w:rPr>
            <w:rStyle w:val="Hyperlink"/>
          </w:rPr>
          <w:t>Brookings</w:t>
        </w:r>
      </w:hyperlink>
      <w:r w:rsidR="00A45A06">
        <w:t xml:space="preserve"> </w:t>
      </w:r>
      <w:hyperlink r:id="rId12" w:history="1">
        <w:r w:rsidR="00A45A06" w:rsidRPr="00A45A06">
          <w:rPr>
            <w:rStyle w:val="Hyperlink"/>
          </w:rPr>
          <w:t>Institution</w:t>
        </w:r>
      </w:hyperlink>
      <w:r w:rsidR="00A45A06">
        <w:t xml:space="preserve">, more than </w:t>
      </w:r>
      <w:r w:rsidR="00FE0F60">
        <w:t xml:space="preserve">half </w:t>
      </w:r>
      <w:r>
        <w:t>of the planet can now be considered</w:t>
      </w:r>
      <w:r w:rsidR="00A45A06">
        <w:t xml:space="preserve"> </w:t>
      </w:r>
      <w:r w:rsidR="00E97475">
        <w:t>“</w:t>
      </w:r>
      <w:r w:rsidR="00A45A06">
        <w:t>middle class</w:t>
      </w:r>
      <w:r w:rsidR="00E97475">
        <w:t>”</w:t>
      </w:r>
      <w:r w:rsidR="00A45A06">
        <w:t xml:space="preserve"> or </w:t>
      </w:r>
      <w:r w:rsidR="00E97475">
        <w:t>“</w:t>
      </w:r>
      <w:r w:rsidR="00A45A06">
        <w:t>rich.</w:t>
      </w:r>
      <w:r w:rsidR="00E97475">
        <w:t>”</w:t>
      </w:r>
      <w:r w:rsidR="00FE0F60">
        <w:t xml:space="preserve"> </w:t>
      </w:r>
      <w:r>
        <w:t>I</w:t>
      </w:r>
      <w:r w:rsidR="00FE0F60">
        <w:t xml:space="preserve">t </w:t>
      </w:r>
      <w:r>
        <w:t xml:space="preserve">is </w:t>
      </w:r>
      <w:r w:rsidR="003B6227">
        <w:t>estimated</w:t>
      </w:r>
      <w:r w:rsidR="00FE0F60">
        <w:t xml:space="preserve"> that some 48</w:t>
      </w:r>
      <w:r w:rsidR="008351AF">
        <w:t xml:space="preserve"> percent</w:t>
      </w:r>
      <w:r w:rsidR="00FE0F60">
        <w:t xml:space="preserve"> of the world’s population earns between $11 and $110 per day</w:t>
      </w:r>
      <w:r w:rsidR="00E97475">
        <w:t xml:space="preserve"> in PPP-adjusted dollars</w:t>
      </w:r>
      <w:r w:rsidR="007164E1">
        <w:t xml:space="preserve">—a standard definition of </w:t>
      </w:r>
      <w:r w:rsidR="00E97475">
        <w:t xml:space="preserve">the </w:t>
      </w:r>
      <w:r w:rsidR="007164E1">
        <w:t xml:space="preserve">middle class using absolute (rather than relative) </w:t>
      </w:r>
      <w:r w:rsidR="00E97475">
        <w:t>cut-offs</w:t>
      </w:r>
      <w:r w:rsidR="007164E1">
        <w:t xml:space="preserve">—while </w:t>
      </w:r>
      <w:r w:rsidR="00FE0F60">
        <w:t>another 2</w:t>
      </w:r>
      <w:r w:rsidR="008351AF">
        <w:t xml:space="preserve"> percent</w:t>
      </w:r>
      <w:r w:rsidR="00FE0F60">
        <w:t xml:space="preserve"> earns more than $110 per day. </w:t>
      </w:r>
      <w:r w:rsidR="00865BEB">
        <w:t>According to projections</w:t>
      </w:r>
      <w:r w:rsidR="008351AF">
        <w:t xml:space="preserve"> and</w:t>
      </w:r>
      <w:r w:rsidR="007164E1">
        <w:t xml:space="preserve"> measures</w:t>
      </w:r>
      <w:r w:rsidR="008351AF">
        <w:t>,</w:t>
      </w:r>
      <w:r w:rsidR="007164E1">
        <w:t xml:space="preserve"> </w:t>
      </w:r>
      <w:r w:rsidR="00865BEB">
        <w:t>t</w:t>
      </w:r>
      <w:r w:rsidR="00865BEB" w:rsidRPr="00865BEB">
        <w:t xml:space="preserve">he middle class </w:t>
      </w:r>
      <w:r w:rsidR="00865BEB">
        <w:t>will</w:t>
      </w:r>
      <w:r w:rsidR="00865BEB" w:rsidRPr="00865BEB">
        <w:t xml:space="preserve"> reach 4 billion people</w:t>
      </w:r>
      <w:r w:rsidR="00865BEB">
        <w:t xml:space="preserve"> worldwide by the end of 2020, </w:t>
      </w:r>
      <w:r w:rsidR="00865BEB" w:rsidRPr="00865BEB">
        <w:t>and 5.3 billion by 2030</w:t>
      </w:r>
      <w:r w:rsidR="00865BEB">
        <w:t xml:space="preserve">. </w:t>
      </w:r>
      <w:r w:rsidR="00FE0F60">
        <w:t xml:space="preserve">This expansion has been driven by two phenomena:  </w:t>
      </w:r>
      <w:r>
        <w:t>a steep decline</w:t>
      </w:r>
      <w:r w:rsidR="00FE0F60">
        <w:t xml:space="preserve"> in poverty</w:t>
      </w:r>
      <w:r>
        <w:t xml:space="preserve"> around the world</w:t>
      </w:r>
      <w:r w:rsidR="00FE0F60">
        <w:t xml:space="preserve"> since the 1980s and rising household incomes in</w:t>
      </w:r>
      <w:r w:rsidR="00A8174C">
        <w:t xml:space="preserve"> Asia.</w:t>
      </w:r>
    </w:p>
    <w:p w14:paraId="0AC909C9" w14:textId="1C3B29E4" w:rsidR="008909D6" w:rsidRDefault="008909D6" w:rsidP="00DC2ABF">
      <w:pPr>
        <w:keepLines w:val="0"/>
      </w:pPr>
    </w:p>
    <w:p w14:paraId="7AC2B5D1" w14:textId="7D585D25" w:rsidR="00D52ED6" w:rsidRDefault="002E2385" w:rsidP="00DC2ABF">
      <w:pPr>
        <w:keepLines w:val="0"/>
      </w:pPr>
      <w:r>
        <w:rPr>
          <w:noProof/>
          <w:snapToGrid/>
          <w:lang w:bidi="hi-IN"/>
        </w:rPr>
        <mc:AlternateContent>
          <mc:Choice Requires="wps">
            <w:drawing>
              <wp:anchor distT="0" distB="0" distL="114300" distR="114300" simplePos="0" relativeHeight="251662336" behindDoc="0" locked="0" layoutInCell="1" allowOverlap="1" wp14:anchorId="07D80A9E" wp14:editId="0B5A1EE2">
                <wp:simplePos x="0" y="0"/>
                <wp:positionH relativeFrom="column">
                  <wp:posOffset>2985023</wp:posOffset>
                </wp:positionH>
                <wp:positionV relativeFrom="paragraph">
                  <wp:posOffset>542551</wp:posOffset>
                </wp:positionV>
                <wp:extent cx="1828688" cy="310515"/>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688" cy="31051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6C5796F" w14:textId="5B5C1500" w:rsidR="00D52ED6" w:rsidRPr="00D52ED6" w:rsidRDefault="00D52ED6" w:rsidP="00D52ED6">
                            <w:pPr>
                              <w:rPr>
                                <w:rFonts w:asciiTheme="minorHAnsi" w:hAnsiTheme="minorHAnsi"/>
                                <w:b/>
                                <w:bCs w:val="0"/>
                                <w:color w:val="000000" w:themeColor="text1"/>
                              </w:rPr>
                            </w:pPr>
                            <w:r w:rsidRPr="00D52ED6">
                              <w:rPr>
                                <w:rFonts w:asciiTheme="minorHAnsi" w:hAnsiTheme="minorHAnsi"/>
                                <w:b/>
                                <w:bCs w:val="0"/>
                                <w:color w:val="000000" w:themeColor="text1"/>
                              </w:rPr>
                              <w:t xml:space="preserve">The </w:t>
                            </w:r>
                            <w:r>
                              <w:rPr>
                                <w:rFonts w:asciiTheme="minorHAnsi" w:hAnsiTheme="minorHAnsi"/>
                                <w:b/>
                                <w:bCs w:val="0"/>
                                <w:color w:val="000000" w:themeColor="text1"/>
                              </w:rPr>
                              <w:t>middle 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7D80A9E" id="_x0000_t202" coordsize="21600,21600" o:spt="202" path="m0,0l0,21600,21600,21600,21600,0xe">
                <v:stroke joinstyle="miter"/>
                <v:path gradientshapeok="t" o:connecttype="rect"/>
              </v:shapetype>
              <v:shape id="Text Box 4" o:spid="_x0000_s1026" type="#_x0000_t202" style="position:absolute;left:0;text-align:left;margin-left:235.05pt;margin-top:42.7pt;width:2in;height:24.4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" filled="f" stroked="f">
                <v:textbox>
                  <w:txbxContent>
                    <w:p w14:paraId="26C5796F" w14:textId="5B5C1500" w:rsidR="00D52ED6" w:rsidRPr="00D52ED6" w:rsidRDefault="00D52ED6" w:rsidP="00D52ED6">
                      <w:pPr>
                        <w:rPr>
                          <w:rFonts w:asciiTheme="minorHAnsi" w:hAnsiTheme="minorHAnsi"/>
                          <w:b/>
                          <w:bCs w:val="0"/>
                          <w:color w:val="000000" w:themeColor="text1"/>
                        </w:rPr>
                      </w:pPr>
                      <w:r w:rsidRPr="00D52ED6">
                        <w:rPr>
                          <w:rFonts w:asciiTheme="minorHAnsi" w:hAnsiTheme="minorHAnsi"/>
                          <w:b/>
                          <w:bCs w:val="0"/>
                          <w:color w:val="000000" w:themeColor="text1"/>
                        </w:rPr>
                        <w:t xml:space="preserve">The </w:t>
                      </w:r>
                      <w:r>
                        <w:rPr>
                          <w:rFonts w:asciiTheme="minorHAnsi" w:hAnsiTheme="minorHAnsi"/>
                          <w:b/>
                          <w:bCs w:val="0"/>
                          <w:color w:val="000000" w:themeColor="text1"/>
                        </w:rPr>
                        <w:t>middle class</w:t>
                      </w:r>
                    </w:p>
                  </w:txbxContent>
                </v:textbox>
              </v:shape>
            </w:pict>
          </mc:Fallback>
        </mc:AlternateContent>
      </w:r>
      <w:r w:rsidR="005B008B">
        <w:rPr>
          <w:noProof/>
          <w:snapToGrid/>
          <w:lang w:bidi="hi-IN"/>
        </w:rPr>
        <mc:AlternateContent>
          <mc:Choice Requires="wpg">
            <w:drawing>
              <wp:anchor distT="0" distB="0" distL="114300" distR="114300" simplePos="0" relativeHeight="251666432" behindDoc="0" locked="0" layoutInCell="1" allowOverlap="1" wp14:anchorId="26625550" wp14:editId="41FA5984">
                <wp:simplePos x="0" y="0"/>
                <wp:positionH relativeFrom="column">
                  <wp:posOffset>4893833</wp:posOffset>
                </wp:positionH>
                <wp:positionV relativeFrom="paragraph">
                  <wp:posOffset>155575</wp:posOffset>
                </wp:positionV>
                <wp:extent cx="1142365" cy="389255"/>
                <wp:effectExtent l="0" t="101600" r="635" b="0"/>
                <wp:wrapNone/>
                <wp:docPr id="7" name="Group 7"/>
                <wp:cNvGraphicFramePr/>
                <a:graphic xmlns:a="http://schemas.openxmlformats.org/drawingml/2006/main">
                  <a:graphicData uri="http://schemas.microsoft.com/office/word/2010/wordprocessingGroup">
                    <wpg:wgp>
                      <wpg:cNvGrpSpPr/>
                      <wpg:grpSpPr>
                        <a:xfrm>
                          <a:off x="0" y="0"/>
                          <a:ext cx="1142365" cy="389255"/>
                          <a:chOff x="0" y="0"/>
                          <a:chExt cx="1142888" cy="389862"/>
                        </a:xfrm>
                      </wpg:grpSpPr>
                      <wps:wsp>
                        <wps:cNvPr id="5" name="Text Box 5"/>
                        <wps:cNvSpPr txBox="1"/>
                        <wps:spPr>
                          <a:xfrm>
                            <a:off x="376518" y="107576"/>
                            <a:ext cx="766370" cy="282286"/>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50B8A95" w14:textId="641F2D12" w:rsidR="00D52ED6" w:rsidRPr="00D52ED6" w:rsidRDefault="00D52ED6" w:rsidP="00D52ED6">
                              <w:pPr>
                                <w:rPr>
                                  <w:rFonts w:asciiTheme="minorHAnsi" w:hAnsiTheme="minorHAnsi"/>
                                  <w:b/>
                                  <w:bCs w:val="0"/>
                                  <w:color w:val="000000" w:themeColor="text1"/>
                                </w:rPr>
                              </w:pPr>
                              <w:r w:rsidRPr="00D52ED6">
                                <w:rPr>
                                  <w:rFonts w:asciiTheme="minorHAnsi" w:hAnsiTheme="minorHAnsi"/>
                                  <w:b/>
                                  <w:bCs w:val="0"/>
                                  <w:color w:val="000000" w:themeColor="text1"/>
                                </w:rPr>
                                <w:t xml:space="preserve">The </w:t>
                              </w:r>
                              <w:r>
                                <w:rPr>
                                  <w:rFonts w:asciiTheme="minorHAnsi" w:hAnsiTheme="minorHAnsi"/>
                                  <w:b/>
                                  <w:bCs w:val="0"/>
                                  <w:color w:val="000000" w:themeColor="text1"/>
                                </w:rPr>
                                <w:t>rich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Arc 6"/>
                        <wps:cNvSpPr/>
                        <wps:spPr>
                          <a:xfrm>
                            <a:off x="0" y="0"/>
                            <a:ext cx="533400" cy="207010"/>
                          </a:xfrm>
                          <a:prstGeom prst="arc">
                            <a:avLst/>
                          </a:prstGeom>
                          <a:ln>
                            <a:solidFill>
                              <a:schemeClr val="tx1"/>
                            </a:solidFill>
                            <a:headEnd type="arrow" w="med" len="med"/>
                            <a:tailEnd type="none" w="med" len="me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6625550" id="Group 7" o:spid="_x0000_s1027" style="position:absolute;left:0;text-align:left;margin-left:385.35pt;margin-top:12.25pt;width:89.95pt;height:30.65pt;z-index:251666432" coordsize="1142888,38986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">
                <v:shape id="Text Box 5" o:spid="_x0000_s1028" type="#_x0000_t202" style="position:absolute;left:376518;top:107576;width:766370;height:282286;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1ejVcwQAA&#10;ANoAAAAPAAAAZHJzL2Rvd25yZXYueG1sRI9Bi8IwFITvC/6H8ARva6Lo4lajiCJ4Ulbdhb09mmdb&#10;bF5KE23990YQPA4z8w0zW7S2FDeqfeFYw6CvQBCnzhScaTgdN58TED4gGywdk4Y7eVjMOx8zTIxr&#10;+Iduh5CJCGGfoIY8hCqR0qc5WfR9VxFH7+xqiyHKOpOmxibCbSmHSn1JiwXHhRwrWuWUXg5Xq+F3&#10;d/7/G6l9trbjqnGtkmy/pda9brucggjUhnf41d4aDWN4Xok3QM4f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tXo1XMEAAADaAAAADwAAAAAAAAAAAAAAAACXAgAAZHJzL2Rvd25y&#10;ZXYueG1sUEsFBgAAAAAEAAQA9QAAAIUDAAAAAA==&#10;" filled="f" stroked="f">
                  <v:textbox>
                    <w:txbxContent>
                      <w:p w14:paraId="750B8A95" w14:textId="641F2D12" w:rsidR="00D52ED6" w:rsidRPr="00D52ED6" w:rsidRDefault="00D52ED6" w:rsidP="00D52ED6">
                        <w:pPr>
                          <w:rPr>
                            <w:rFonts w:asciiTheme="minorHAnsi" w:hAnsiTheme="minorHAnsi"/>
                            <w:b/>
                            <w:bCs w:val="0"/>
                            <w:color w:val="000000" w:themeColor="text1"/>
                          </w:rPr>
                        </w:pPr>
                        <w:r w:rsidRPr="00D52ED6">
                          <w:rPr>
                            <w:rFonts w:asciiTheme="minorHAnsi" w:hAnsiTheme="minorHAnsi"/>
                            <w:b/>
                            <w:bCs w:val="0"/>
                            <w:color w:val="000000" w:themeColor="text1"/>
                          </w:rPr>
                          <w:t xml:space="preserve">The </w:t>
                        </w:r>
                        <w:r>
                          <w:rPr>
                            <w:rFonts w:asciiTheme="minorHAnsi" w:hAnsiTheme="minorHAnsi"/>
                            <w:b/>
                            <w:bCs w:val="0"/>
                            <w:color w:val="000000" w:themeColor="text1"/>
                          </w:rPr>
                          <w:t>rich</w:t>
                        </w:r>
                      </w:p>
                    </w:txbxContent>
                  </v:textbox>
                </v:shape>
                <v:shape id="Arc 6" o:spid="_x0000_s1029" style="position:absolute;width:533400;height:207010;visibility:visible;mso-wrap-style:square;v-text-anchor:middle" coordsize="533400,20701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" path="m266700,0nsc413994,,533400,46341,533400,103505l266700,103505,266700,0xem266700,0nfc413994,,533400,46341,533400,103505e" filled="f" strokecolor="black [3213]">
                  <v:stroke startarrow="open"/>
                  <v:path arrowok="t" o:connecttype="custom" o:connectlocs="266700,0;533400,103505" o:connectangles="0,0"/>
                </v:shape>
              </v:group>
            </w:pict>
          </mc:Fallback>
        </mc:AlternateContent>
      </w:r>
      <w:r w:rsidR="00D52ED6">
        <w:rPr>
          <w:noProof/>
          <w:snapToGrid/>
          <w:lang w:bidi="hi-IN"/>
        </w:rPr>
        <mc:AlternateContent>
          <mc:Choice Requires="wps">
            <w:drawing>
              <wp:anchor distT="0" distB="0" distL="114300" distR="114300" simplePos="0" relativeHeight="251660288" behindDoc="0" locked="0" layoutInCell="1" allowOverlap="1" wp14:anchorId="69C51D46" wp14:editId="36F409EF">
                <wp:simplePos x="0" y="0"/>
                <wp:positionH relativeFrom="column">
                  <wp:posOffset>2070735</wp:posOffset>
                </wp:positionH>
                <wp:positionV relativeFrom="paragraph">
                  <wp:posOffset>1679052</wp:posOffset>
                </wp:positionV>
                <wp:extent cx="1447800" cy="310515"/>
                <wp:effectExtent l="0" t="0" r="0" b="0"/>
                <wp:wrapNone/>
                <wp:docPr id="3" name="Text Box 3"/>
                <wp:cNvGraphicFramePr/>
                <a:graphic xmlns:a="http://schemas.openxmlformats.org/drawingml/2006/main">
                  <a:graphicData uri="http://schemas.microsoft.com/office/word/2010/wordprocessingShape">
                    <wps:wsp>
                      <wps:cNvSpPr txBox="1"/>
                      <wps:spPr>
                        <a:xfrm>
                          <a:off x="0" y="0"/>
                          <a:ext cx="1447800" cy="31051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6F6F785" w14:textId="678F4D02" w:rsidR="00D52ED6" w:rsidRPr="00D52ED6" w:rsidRDefault="00D52ED6" w:rsidP="00D52ED6">
                            <w:pPr>
                              <w:rPr>
                                <w:rFonts w:asciiTheme="minorHAnsi" w:hAnsiTheme="minorHAnsi"/>
                                <w:b/>
                                <w:bCs w:val="0"/>
                                <w:color w:val="000000" w:themeColor="text1"/>
                              </w:rPr>
                            </w:pPr>
                            <w:r w:rsidRPr="00D52ED6">
                              <w:rPr>
                                <w:rFonts w:asciiTheme="minorHAnsi" w:hAnsiTheme="minorHAnsi"/>
                                <w:b/>
                                <w:bCs w:val="0"/>
                                <w:color w:val="000000" w:themeColor="text1"/>
                              </w:rPr>
                              <w:t xml:space="preserve">The </w:t>
                            </w:r>
                            <w:r>
                              <w:rPr>
                                <w:rFonts w:asciiTheme="minorHAnsi" w:hAnsiTheme="minorHAnsi"/>
                                <w:b/>
                                <w:bCs w:val="0"/>
                                <w:color w:val="000000" w:themeColor="text1"/>
                              </w:rPr>
                              <w:t>vulnerable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C51D46" id="Text Box 3" o:spid="_x0000_s1030" type="#_x0000_t202" style="position:absolute;left:0;text-align:left;margin-left:163.05pt;margin-top:132.2pt;width:114pt;height:24.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" filled="f" stroked="f">
                <v:textbox>
                  <w:txbxContent>
                    <w:p w14:paraId="36F6F785" w14:textId="678F4D02" w:rsidR="00D52ED6" w:rsidRPr="00D52ED6" w:rsidRDefault="00D52ED6" w:rsidP="00D52ED6">
                      <w:pPr>
                        <w:rPr>
                          <w:rFonts w:asciiTheme="minorHAnsi" w:hAnsiTheme="minorHAnsi"/>
                          <w:b/>
                          <w:bCs w:val="0"/>
                          <w:color w:val="000000" w:themeColor="text1"/>
                        </w:rPr>
                      </w:pPr>
                      <w:r w:rsidRPr="00D52ED6">
                        <w:rPr>
                          <w:rFonts w:asciiTheme="minorHAnsi" w:hAnsiTheme="minorHAnsi"/>
                          <w:b/>
                          <w:bCs w:val="0"/>
                          <w:color w:val="000000" w:themeColor="text1"/>
                        </w:rPr>
                        <w:t xml:space="preserve">The </w:t>
                      </w:r>
                      <w:r>
                        <w:rPr>
                          <w:rFonts w:asciiTheme="minorHAnsi" w:hAnsiTheme="minorHAnsi"/>
                          <w:b/>
                          <w:bCs w:val="0"/>
                          <w:color w:val="000000" w:themeColor="text1"/>
                        </w:rPr>
                        <w:t>vulnerable</w:t>
                      </w:r>
                    </w:p>
                  </w:txbxContent>
                </v:textbox>
              </v:shape>
            </w:pict>
          </mc:Fallback>
        </mc:AlternateContent>
      </w:r>
      <w:r w:rsidR="00D52ED6">
        <w:rPr>
          <w:noProof/>
          <w:snapToGrid/>
          <w:lang w:bidi="hi-IN"/>
        </w:rPr>
        <mc:AlternateContent>
          <mc:Choice Requires="wps">
            <w:drawing>
              <wp:anchor distT="0" distB="0" distL="114300" distR="114300" simplePos="0" relativeHeight="251658240" behindDoc="0" locked="0" layoutInCell="1" allowOverlap="1" wp14:anchorId="069EB84C" wp14:editId="4B2DD8A9">
                <wp:simplePos x="0" y="0"/>
                <wp:positionH relativeFrom="column">
                  <wp:posOffset>1079986</wp:posOffset>
                </wp:positionH>
                <wp:positionV relativeFrom="paragraph">
                  <wp:posOffset>2819923</wp:posOffset>
                </wp:positionV>
                <wp:extent cx="1447800" cy="310515"/>
                <wp:effectExtent l="0" t="0" r="0" b="0"/>
                <wp:wrapNone/>
                <wp:docPr id="2" name="Text Box 2"/>
                <wp:cNvGraphicFramePr/>
                <a:graphic xmlns:a="http://schemas.openxmlformats.org/drawingml/2006/main">
                  <a:graphicData uri="http://schemas.microsoft.com/office/word/2010/wordprocessingShape">
                    <wps:wsp>
                      <wps:cNvSpPr txBox="1"/>
                      <wps:spPr>
                        <a:xfrm>
                          <a:off x="0" y="0"/>
                          <a:ext cx="1447800" cy="31051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EBD4AF0" w14:textId="04EA68F0" w:rsidR="00D52ED6" w:rsidRPr="00D52ED6" w:rsidRDefault="00D52ED6">
                            <w:pPr>
                              <w:rPr>
                                <w:rFonts w:asciiTheme="minorHAnsi" w:hAnsiTheme="minorHAnsi"/>
                                <w:b/>
                                <w:bCs w:val="0"/>
                                <w:color w:val="FFFFFF" w:themeColor="background1"/>
                              </w:rPr>
                            </w:pPr>
                            <w:r w:rsidRPr="00D52ED6">
                              <w:rPr>
                                <w:rFonts w:asciiTheme="minorHAnsi" w:hAnsiTheme="minorHAnsi"/>
                                <w:b/>
                                <w:bCs w:val="0"/>
                                <w:color w:val="FFFFFF" w:themeColor="background1"/>
                              </w:rPr>
                              <w:t>The extreme poor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9EB84C" id="Text Box 2" o:spid="_x0000_s1031" type="#_x0000_t202" style="position:absolute;left:0;text-align:left;margin-left:85.05pt;margin-top:222.05pt;width:114pt;height:24.4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" filled="f" stroked="f">
                <v:textbox>
                  <w:txbxContent>
                    <w:p w14:paraId="4EBD4AF0" w14:textId="04EA68F0" w:rsidR="00D52ED6" w:rsidRPr="00D52ED6" w:rsidRDefault="00D52ED6">
                      <w:pPr>
                        <w:rPr>
                          <w:rFonts w:asciiTheme="minorHAnsi" w:hAnsiTheme="minorHAnsi"/>
                          <w:b/>
                          <w:bCs w:val="0"/>
                          <w:color w:val="FFFFFF" w:themeColor="background1"/>
                        </w:rPr>
                      </w:pPr>
                      <w:r w:rsidRPr="00D52ED6">
                        <w:rPr>
                          <w:rFonts w:asciiTheme="minorHAnsi" w:hAnsiTheme="minorHAnsi"/>
                          <w:b/>
                          <w:bCs w:val="0"/>
                          <w:color w:val="FFFFFF" w:themeColor="background1"/>
                        </w:rPr>
                        <w:t>The extreme poor</w:t>
                      </w:r>
                    </w:p>
                  </w:txbxContent>
                </v:textbox>
              </v:shape>
            </w:pict>
          </mc:Fallback>
        </mc:AlternateContent>
      </w:r>
      <w:r w:rsidR="00D52ED6">
        <w:rPr>
          <w:noProof/>
          <w:snapToGrid/>
          <w:lang w:bidi="hi-IN"/>
        </w:rPr>
        <w:drawing>
          <wp:inline distT="0" distB="0" distL="0" distR="0" wp14:anchorId="6BF90F76" wp14:editId="292ADA28">
            <wp:extent cx="5316452" cy="3853292"/>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21557" cy="3856992"/>
                    </a:xfrm>
                    <a:prstGeom prst="rect">
                      <a:avLst/>
                    </a:prstGeom>
                  </pic:spPr>
                </pic:pic>
              </a:graphicData>
            </a:graphic>
          </wp:inline>
        </w:drawing>
      </w:r>
    </w:p>
    <w:p w14:paraId="303F812D" w14:textId="318D4404" w:rsidR="00D52ED6" w:rsidRDefault="00D52ED6" w:rsidP="00DC2ABF">
      <w:pPr>
        <w:keepLines w:val="0"/>
        <w:rPr>
          <w:rFonts w:asciiTheme="minorHAnsi" w:hAnsiTheme="minorHAnsi"/>
          <w:sz w:val="16"/>
          <w:szCs w:val="16"/>
        </w:rPr>
      </w:pPr>
      <w:r>
        <w:rPr>
          <w:rFonts w:asciiTheme="minorHAnsi" w:hAnsiTheme="minorHAnsi"/>
          <w:sz w:val="16"/>
          <w:szCs w:val="16"/>
        </w:rPr>
        <w:t>Source:  Data courtesy of Homi Kharas and Lorenz Noe, The Brookings Institution</w:t>
      </w:r>
    </w:p>
    <w:p w14:paraId="1E2047FC" w14:textId="357C5D1D" w:rsidR="00691221" w:rsidRPr="00D52ED6" w:rsidRDefault="00691221" w:rsidP="00DC2ABF">
      <w:pPr>
        <w:keepLines w:val="0"/>
        <w:rPr>
          <w:rFonts w:asciiTheme="minorHAnsi" w:hAnsiTheme="minorHAnsi"/>
          <w:sz w:val="16"/>
          <w:szCs w:val="16"/>
        </w:rPr>
      </w:pPr>
      <w:r>
        <w:rPr>
          <w:rFonts w:asciiTheme="minorHAnsi" w:hAnsiTheme="minorHAnsi"/>
          <w:sz w:val="16"/>
          <w:szCs w:val="16"/>
        </w:rPr>
        <w:t xml:space="preserve">Notes:  </w:t>
      </w:r>
      <w:r w:rsidR="001D3607">
        <w:rPr>
          <w:rFonts w:asciiTheme="minorHAnsi" w:hAnsiTheme="minorHAnsi"/>
          <w:sz w:val="16"/>
          <w:szCs w:val="16"/>
        </w:rPr>
        <w:t>Income c</w:t>
      </w:r>
      <w:r>
        <w:rPr>
          <w:rFonts w:asciiTheme="minorHAnsi" w:hAnsiTheme="minorHAnsi"/>
          <w:sz w:val="16"/>
          <w:szCs w:val="16"/>
        </w:rPr>
        <w:t>ategories</w:t>
      </w:r>
      <w:r w:rsidR="001D3607">
        <w:rPr>
          <w:rFonts w:asciiTheme="minorHAnsi" w:hAnsiTheme="minorHAnsi"/>
          <w:sz w:val="16"/>
          <w:szCs w:val="16"/>
        </w:rPr>
        <w:t>, using PPP-adjusted (2011) dollars,</w:t>
      </w:r>
      <w:r>
        <w:rPr>
          <w:rFonts w:asciiTheme="minorHAnsi" w:hAnsiTheme="minorHAnsi"/>
          <w:sz w:val="16"/>
          <w:szCs w:val="16"/>
        </w:rPr>
        <w:t xml:space="preserve"> are:  extreme poor &lt; $1.90/day; vulnerable = $1.90 to $11/day; middle class = $11 to 110/day; rich &gt; $110/day</w:t>
      </w:r>
      <w:r w:rsidR="001D3607">
        <w:rPr>
          <w:rFonts w:asciiTheme="minorHAnsi" w:hAnsiTheme="minorHAnsi"/>
          <w:sz w:val="16"/>
          <w:szCs w:val="16"/>
        </w:rPr>
        <w:t>.</w:t>
      </w:r>
    </w:p>
    <w:p w14:paraId="1D53C2B0" w14:textId="77777777" w:rsidR="00D52ED6" w:rsidRDefault="00D52ED6" w:rsidP="00DC2ABF">
      <w:pPr>
        <w:keepLines w:val="0"/>
      </w:pPr>
    </w:p>
    <w:p w14:paraId="2C95A16E" w14:textId="0F2DC556" w:rsidR="00A45A06" w:rsidRDefault="00F06A78" w:rsidP="00DC2ABF">
      <w:pPr>
        <w:keepLines w:val="0"/>
      </w:pPr>
      <w:r>
        <w:lastRenderedPageBreak/>
        <w:t xml:space="preserve">The graph shows the sharp fall in poverty </w:t>
      </w:r>
      <w:r w:rsidR="005D0EB0">
        <w:t>as well as the</w:t>
      </w:r>
      <w:r>
        <w:t xml:space="preserve"> </w:t>
      </w:r>
      <w:r w:rsidR="005D0EB0">
        <w:t xml:space="preserve">steady </w:t>
      </w:r>
      <w:r w:rsidR="00DC2ABF">
        <w:t xml:space="preserve">growth </w:t>
      </w:r>
      <w:r>
        <w:t xml:space="preserve">of the middle class since 1965, with projections to 2030. </w:t>
      </w:r>
      <w:r w:rsidR="00FE0F60">
        <w:t xml:space="preserve">Between 1990 and </w:t>
      </w:r>
      <w:r w:rsidR="00A450A0">
        <w:t xml:space="preserve">2015, the share of the population considered by the World Bank among the “extreme poor” (less than $1.90 per day) </w:t>
      </w:r>
      <w:hyperlink r:id="rId14" w:history="1">
        <w:r w:rsidR="005A19AE">
          <w:rPr>
            <w:rStyle w:val="Hyperlink"/>
          </w:rPr>
          <w:t>fell by almost 75 percent</w:t>
        </w:r>
      </w:hyperlink>
      <w:r w:rsidR="00A450A0">
        <w:t xml:space="preserve">, surpassing the </w:t>
      </w:r>
      <w:r w:rsidR="005A19AE">
        <w:t xml:space="preserve">first </w:t>
      </w:r>
      <w:r w:rsidR="005D0EB0">
        <w:t xml:space="preserve">goal </w:t>
      </w:r>
      <w:r w:rsidR="00A450A0">
        <w:t xml:space="preserve">of the </w:t>
      </w:r>
      <w:r w:rsidR="005A19AE">
        <w:t>UN</w:t>
      </w:r>
      <w:r w:rsidR="005D0EB0">
        <w:t xml:space="preserve"> </w:t>
      </w:r>
      <w:r w:rsidR="00A450A0">
        <w:t xml:space="preserve">Millennium Development Goals to </w:t>
      </w:r>
      <w:hyperlink r:id="rId15" w:history="1">
        <w:r w:rsidR="00A450A0" w:rsidRPr="00CC2384">
          <w:rPr>
            <w:rStyle w:val="Hyperlink"/>
          </w:rPr>
          <w:t>slash extreme poverty by half</w:t>
        </w:r>
      </w:hyperlink>
      <w:r w:rsidR="00A450A0">
        <w:t>.</w:t>
      </w:r>
      <w:r w:rsidR="00A8174C">
        <w:t xml:space="preserve"> </w:t>
      </w:r>
      <w:r w:rsidR="008909D6">
        <w:t xml:space="preserve">At the same time, the bulk of </w:t>
      </w:r>
      <w:r w:rsidR="005D0EB0">
        <w:t>middle-class growth</w:t>
      </w:r>
      <w:r w:rsidR="008909D6">
        <w:t xml:space="preserve"> occurred in the </w:t>
      </w:r>
      <w:hyperlink r:id="rId16" w:history="1">
        <w:r w:rsidR="008909D6" w:rsidRPr="00865BEB">
          <w:rPr>
            <w:rStyle w:val="Hyperlink"/>
          </w:rPr>
          <w:t>Asia-Pacific region</w:t>
        </w:r>
      </w:hyperlink>
      <w:r w:rsidR="008909D6">
        <w:t xml:space="preserve">, </w:t>
      </w:r>
      <w:r w:rsidR="00865BEB">
        <w:t xml:space="preserve">driven by China and India, along with Indonesia, the Philippines, and Thailand. By 2030, nearly </w:t>
      </w:r>
      <w:hyperlink r:id="rId17" w:history="1">
        <w:r w:rsidR="00865BEB" w:rsidRPr="00F06A78">
          <w:rPr>
            <w:rStyle w:val="Hyperlink"/>
          </w:rPr>
          <w:t>9 out of 10</w:t>
        </w:r>
      </w:hyperlink>
      <w:r w:rsidR="00865BEB">
        <w:t xml:space="preserve"> new middle</w:t>
      </w:r>
      <w:r>
        <w:t>-class</w:t>
      </w:r>
      <w:r w:rsidR="00865BEB">
        <w:t xml:space="preserve"> consumers will be </w:t>
      </w:r>
      <w:r w:rsidR="00865BEB" w:rsidRPr="00865BEB">
        <w:t xml:space="preserve">living in </w:t>
      </w:r>
      <w:r w:rsidR="00865BEB">
        <w:t>East, South, and Southeast Asia</w:t>
      </w:r>
      <w:r w:rsidR="00865BEB" w:rsidRPr="00865BEB">
        <w:t>.</w:t>
      </w:r>
    </w:p>
    <w:p w14:paraId="564FB695" w14:textId="19C4C697" w:rsidR="00865BEB" w:rsidRDefault="00865BEB" w:rsidP="00DC2ABF">
      <w:pPr>
        <w:keepLines w:val="0"/>
      </w:pPr>
    </w:p>
    <w:p w14:paraId="5B0BB169" w14:textId="5F39C177" w:rsidR="00F06A78" w:rsidRDefault="00D85B25" w:rsidP="00DC2ABF">
      <w:pPr>
        <w:keepLines w:val="0"/>
      </w:pPr>
      <w:r>
        <w:t xml:space="preserve">There </w:t>
      </w:r>
      <w:r w:rsidR="008E2F15">
        <w:t>should be</w:t>
      </w:r>
      <w:r>
        <w:t xml:space="preserve"> reasons to cheer this global “tipping” point. For the first </w:t>
      </w:r>
      <w:proofErr w:type="gramStart"/>
      <w:r>
        <w:t xml:space="preserve">time </w:t>
      </w:r>
      <w:r w:rsidR="00125094">
        <w:t xml:space="preserve"> in</w:t>
      </w:r>
      <w:proofErr w:type="gramEnd"/>
      <w:r w:rsidR="00125094">
        <w:t xml:space="preserve"> recorded history</w:t>
      </w:r>
      <w:r>
        <w:t>, the majority of the world’s population will not consist of i</w:t>
      </w:r>
      <w:r w:rsidR="0045734C">
        <w:t xml:space="preserve">mpoverished peasants or workers, but of wage-earners who can afford to buy </w:t>
      </w:r>
      <w:r w:rsidR="0045741F">
        <w:t>cell</w:t>
      </w:r>
      <w:r w:rsidR="005A19AE">
        <w:t xml:space="preserve"> </w:t>
      </w:r>
      <w:r w:rsidR="0045741F">
        <w:t xml:space="preserve">phones, </w:t>
      </w:r>
      <w:r w:rsidR="0045734C">
        <w:t>washing machines</w:t>
      </w:r>
      <w:r w:rsidR="0045741F">
        <w:t>,</w:t>
      </w:r>
      <w:r w:rsidR="0045734C">
        <w:t xml:space="preserve"> and televisions, to go out to restaurants and theaters, and to take vacations with their families. </w:t>
      </w:r>
    </w:p>
    <w:p w14:paraId="5FB8CD47" w14:textId="77777777" w:rsidR="00F06A78" w:rsidRDefault="00F06A78" w:rsidP="00DC2ABF">
      <w:pPr>
        <w:keepLines w:val="0"/>
      </w:pPr>
    </w:p>
    <w:p w14:paraId="3103DD09" w14:textId="640545D8" w:rsidR="00D85B25" w:rsidRPr="00C212EE" w:rsidRDefault="00E97475" w:rsidP="00420459">
      <w:pPr>
        <w:keepLines w:val="0"/>
      </w:pPr>
      <w:r>
        <w:t>A</w:t>
      </w:r>
      <w:r w:rsidR="007E0A38">
        <w:t xml:space="preserve"> growing middle class is supposed to be good for society. Their </w:t>
      </w:r>
      <w:hyperlink r:id="rId18" w:history="1">
        <w:r w:rsidR="007E0A38" w:rsidRPr="00E97475">
          <w:rPr>
            <w:rStyle w:val="Hyperlink"/>
          </w:rPr>
          <w:t>consumerism</w:t>
        </w:r>
      </w:hyperlink>
      <w:r w:rsidR="0045734C">
        <w:t xml:space="preserve"> </w:t>
      </w:r>
      <w:r w:rsidR="007E0A38">
        <w:t xml:space="preserve">is supposed to </w:t>
      </w:r>
      <w:r w:rsidR="00420459">
        <w:t>boost</w:t>
      </w:r>
      <w:r w:rsidR="006D0A03">
        <w:t xml:space="preserve"> </w:t>
      </w:r>
      <w:r w:rsidR="00206D40">
        <w:t xml:space="preserve">global </w:t>
      </w:r>
      <w:r w:rsidR="006D0A03">
        <w:t>production</w:t>
      </w:r>
      <w:r w:rsidR="00420459">
        <w:t xml:space="preserve"> of durable goods</w:t>
      </w:r>
      <w:ins w:id="5" w:author="John Stuster" w:date="2018-10-25T09:05:00Z">
        <w:r w:rsidR="000F6A6C">
          <w:t xml:space="preserve"> and</w:t>
        </w:r>
      </w:ins>
      <w:del w:id="6" w:author="John Stuster" w:date="2018-10-25T09:05:00Z">
        <w:r w:rsidR="00420459" w:rsidDel="000F6A6C">
          <w:delText>,</w:delText>
        </w:r>
      </w:del>
      <w:r w:rsidR="00420459">
        <w:t xml:space="preserve"> make businesses </w:t>
      </w:r>
      <w:hyperlink r:id="rId19" w:history="1">
        <w:r w:rsidR="00420459" w:rsidRPr="00420459">
          <w:rPr>
            <w:rStyle w:val="Hyperlink"/>
          </w:rPr>
          <w:t>more efficient</w:t>
        </w:r>
      </w:hyperlink>
      <w:r w:rsidR="00ED352F">
        <w:t xml:space="preserve"> and innovative in targeting these new customers</w:t>
      </w:r>
      <w:r w:rsidR="006D0A03">
        <w:t xml:space="preserve">. </w:t>
      </w:r>
      <w:r w:rsidR="00F06A78">
        <w:t xml:space="preserve">The global middle class </w:t>
      </w:r>
      <w:r w:rsidR="005D0EB0">
        <w:t>is also</w:t>
      </w:r>
      <w:r w:rsidR="00F06A78">
        <w:t xml:space="preserve"> committed to the education of their children. </w:t>
      </w:r>
      <w:r w:rsidR="007E0A38">
        <w:t xml:space="preserve">The middle class is more </w:t>
      </w:r>
      <w:hyperlink r:id="rId20" w:history="1">
        <w:r w:rsidR="007E0A38" w:rsidRPr="00C44ADC">
          <w:rPr>
            <w:rStyle w:val="Hyperlink"/>
          </w:rPr>
          <w:t>entrepr</w:t>
        </w:r>
        <w:r w:rsidR="003B6227" w:rsidRPr="00C44ADC">
          <w:rPr>
            <w:rStyle w:val="Hyperlink"/>
          </w:rPr>
          <w:t>en</w:t>
        </w:r>
        <w:r w:rsidR="007E0A38" w:rsidRPr="00C44ADC">
          <w:rPr>
            <w:rStyle w:val="Hyperlink"/>
          </w:rPr>
          <w:t>eurial</w:t>
        </w:r>
      </w:hyperlink>
      <w:r w:rsidR="007E0A38">
        <w:t xml:space="preserve"> than either the rich or the poor, </w:t>
      </w:r>
      <w:r w:rsidR="00F96EB9">
        <w:t xml:space="preserve">and </w:t>
      </w:r>
      <w:r w:rsidR="007E0A38">
        <w:t>demand</w:t>
      </w:r>
      <w:r w:rsidR="00F96EB9">
        <w:t>s</w:t>
      </w:r>
      <w:r w:rsidR="007E0A38">
        <w:t xml:space="preserve"> </w:t>
      </w:r>
      <w:r w:rsidR="005D0EB0">
        <w:t>more</w:t>
      </w:r>
      <w:r w:rsidR="007E0A38">
        <w:t xml:space="preserve"> transparency from policymakers and tolerat</w:t>
      </w:r>
      <w:r w:rsidR="00F96EB9">
        <w:t>es</w:t>
      </w:r>
      <w:r w:rsidR="007E0A38">
        <w:t xml:space="preserve"> less corruption. Because the middle class do</w:t>
      </w:r>
      <w:r w:rsidR="00131CF9">
        <w:t>es</w:t>
      </w:r>
      <w:r w:rsidR="007E0A38">
        <w:t xml:space="preserve"> not owe </w:t>
      </w:r>
      <w:r w:rsidR="00131CF9">
        <w:t xml:space="preserve">its </w:t>
      </w:r>
      <w:r w:rsidR="007E0A38">
        <w:t xml:space="preserve">wealth to </w:t>
      </w:r>
      <w:r w:rsidR="00C212EE">
        <w:t>privileges granted</w:t>
      </w:r>
      <w:r w:rsidR="007E0A38">
        <w:t xml:space="preserve"> by the state, </w:t>
      </w:r>
      <w:r w:rsidR="00131CF9">
        <w:t xml:space="preserve">its members </w:t>
      </w:r>
      <w:r w:rsidR="007E0A38">
        <w:t xml:space="preserve">are more likely to </w:t>
      </w:r>
      <w:r w:rsidR="00C212EE">
        <w:t>support pro</w:t>
      </w:r>
      <w:r w:rsidR="008E2F15">
        <w:t>tections for property rights, as well as</w:t>
      </w:r>
      <w:r w:rsidR="00C212EE">
        <w:t xml:space="preserve"> greater access and representation in decision-making. </w:t>
      </w:r>
      <w:r w:rsidR="00C44ADC">
        <w:t xml:space="preserve">The middle class </w:t>
      </w:r>
      <w:r w:rsidR="000559EE">
        <w:t xml:space="preserve">is </w:t>
      </w:r>
      <w:r w:rsidR="00C44ADC">
        <w:t xml:space="preserve">more </w:t>
      </w:r>
      <w:hyperlink r:id="rId21" w:history="1">
        <w:r w:rsidR="000559EE">
          <w:rPr>
            <w:rStyle w:val="Hyperlink"/>
          </w:rPr>
          <w:t>politically engaged</w:t>
        </w:r>
      </w:hyperlink>
      <w:r w:rsidR="00C44ADC">
        <w:t xml:space="preserve"> than either the rich or poor. </w:t>
      </w:r>
      <w:r w:rsidR="00F06A78">
        <w:t xml:space="preserve">A middle class is, therefore, a requirement for stable democracy; </w:t>
      </w:r>
      <w:r w:rsidR="00936AE8">
        <w:t>o</w:t>
      </w:r>
      <w:r w:rsidR="00C212EE">
        <w:t xml:space="preserve">ne of the most famous </w:t>
      </w:r>
      <w:r w:rsidR="00F06A78">
        <w:t>phrases</w:t>
      </w:r>
      <w:r w:rsidR="00C212EE">
        <w:t xml:space="preserve"> in social science history is “</w:t>
      </w:r>
      <w:r w:rsidR="00F06A78">
        <w:t>n</w:t>
      </w:r>
      <w:r w:rsidR="00C212EE">
        <w:t xml:space="preserve">o </w:t>
      </w:r>
      <w:r w:rsidR="003B6227">
        <w:t>bourgeoisie</w:t>
      </w:r>
      <w:r w:rsidR="00C212EE">
        <w:t xml:space="preserve">, no democracy” </w:t>
      </w:r>
      <w:hyperlink r:id="rId22" w:history="1">
        <w:r w:rsidR="00C212EE" w:rsidRPr="008E2F15">
          <w:rPr>
            <w:rStyle w:val="Hyperlink"/>
          </w:rPr>
          <w:t>written in 1966</w:t>
        </w:r>
      </w:hyperlink>
      <w:r w:rsidR="00C212EE">
        <w:t xml:space="preserve"> by the political sociologist </w:t>
      </w:r>
      <w:hyperlink r:id="rId23" w:history="1">
        <w:r w:rsidR="00C212EE" w:rsidRPr="008E2F15">
          <w:rPr>
            <w:rStyle w:val="Hyperlink"/>
          </w:rPr>
          <w:t>Barrington Moore, Jr.</w:t>
        </w:r>
      </w:hyperlink>
      <w:r w:rsidR="008E2F15">
        <w:t>,</w:t>
      </w:r>
      <w:r w:rsidR="00C212EE">
        <w:t xml:space="preserve"> </w:t>
      </w:r>
      <w:r w:rsidR="00F06A78">
        <w:t xml:space="preserve">arguing that the only democratic route to modernity was through the middle class. </w:t>
      </w:r>
    </w:p>
    <w:p w14:paraId="1BE9A1A6" w14:textId="77777777" w:rsidR="00D85B25" w:rsidRDefault="00D85B25" w:rsidP="00DC2ABF">
      <w:pPr>
        <w:keepLines w:val="0"/>
      </w:pPr>
    </w:p>
    <w:p w14:paraId="7CE1A5A2" w14:textId="3E28C406" w:rsidR="00936AE8" w:rsidRDefault="005D7223" w:rsidP="00DC2ABF">
      <w:pPr>
        <w:keepLines w:val="0"/>
      </w:pPr>
      <w:r>
        <w:t>For all these benefits, the world has also observed a</w:t>
      </w:r>
      <w:r w:rsidR="002B02F6">
        <w:t xml:space="preserve"> recent</w:t>
      </w:r>
      <w:r>
        <w:t xml:space="preserve"> </w:t>
      </w:r>
      <w:hyperlink r:id="rId24" w:history="1">
        <w:r w:rsidRPr="005D7223">
          <w:rPr>
            <w:rStyle w:val="Hyperlink"/>
          </w:rPr>
          <w:t>dark side</w:t>
        </w:r>
      </w:hyperlink>
      <w:r>
        <w:t xml:space="preserve"> to the growing global middle class. While middle</w:t>
      </w:r>
      <w:r w:rsidR="00F96EB9">
        <w:t>-</w:t>
      </w:r>
      <w:r>
        <w:t xml:space="preserve">class </w:t>
      </w:r>
      <w:r w:rsidR="00007E83">
        <w:t xml:space="preserve">individuals </w:t>
      </w:r>
      <w:r>
        <w:t>may be more entrepreneurial</w:t>
      </w:r>
      <w:r w:rsidR="000559EE">
        <w:t xml:space="preserve"> and civic-minded</w:t>
      </w:r>
      <w:r>
        <w:t>, they also appear to be more prone to</w:t>
      </w:r>
      <w:r w:rsidR="00180645">
        <w:t xml:space="preserve"> support</w:t>
      </w:r>
      <w:r>
        <w:t xml:space="preserve"> </w:t>
      </w:r>
      <w:hyperlink r:id="rId25" w:history="1">
        <w:r w:rsidRPr="008E2F15">
          <w:rPr>
            <w:rStyle w:val="Hyperlink"/>
          </w:rPr>
          <w:t>radicalism</w:t>
        </w:r>
      </w:hyperlink>
      <w:r>
        <w:t xml:space="preserve">, </w:t>
      </w:r>
      <w:hyperlink r:id="rId26" w:history="1">
        <w:r w:rsidRPr="00007E83">
          <w:rPr>
            <w:rStyle w:val="Hyperlink"/>
          </w:rPr>
          <w:t>authoritarian</w:t>
        </w:r>
        <w:r w:rsidR="00180645" w:rsidRPr="00007E83">
          <w:rPr>
            <w:rStyle w:val="Hyperlink"/>
          </w:rPr>
          <w:t>ism</w:t>
        </w:r>
      </w:hyperlink>
      <w:r>
        <w:t>,</w:t>
      </w:r>
      <w:r w:rsidR="00180645">
        <w:t xml:space="preserve"> and</w:t>
      </w:r>
      <w:r>
        <w:t xml:space="preserve"> </w:t>
      </w:r>
      <w:hyperlink r:id="rId27" w:history="1">
        <w:r w:rsidRPr="008E2F15">
          <w:rPr>
            <w:rStyle w:val="Hyperlink"/>
          </w:rPr>
          <w:t>political violence</w:t>
        </w:r>
      </w:hyperlink>
      <w:r w:rsidR="002468C1">
        <w:t xml:space="preserve">. </w:t>
      </w:r>
      <w:r w:rsidR="002B02F6">
        <w:t>Although the middle class played a major role in democratic transitions in Latin America and East Asia in the 1980</w:t>
      </w:r>
      <w:proofErr w:type="gramStart"/>
      <w:r w:rsidR="002B02F6">
        <w:t xml:space="preserve">s, </w:t>
      </w:r>
      <w:r w:rsidR="00CA5718">
        <w:t xml:space="preserve"> they</w:t>
      </w:r>
      <w:proofErr w:type="gramEnd"/>
      <w:r w:rsidR="00CA5718">
        <w:t xml:space="preserve"> have also</w:t>
      </w:r>
      <w:r w:rsidR="002468C1">
        <w:t xml:space="preserve"> supported military interventions against democratically-elected leaders</w:t>
      </w:r>
      <w:r w:rsidR="00CA5718" w:rsidRPr="00CA5718">
        <w:t xml:space="preserve"> </w:t>
      </w:r>
      <w:r w:rsidR="00CA5718">
        <w:t>in Thailand (2006, 2014), Honduras (2009), and Egypt (2013)</w:t>
      </w:r>
      <w:r w:rsidR="002468C1">
        <w:t xml:space="preserve">. In </w:t>
      </w:r>
      <w:hyperlink r:id="rId28" w:history="1">
        <w:r w:rsidR="002468C1" w:rsidRPr="008E2F15">
          <w:rPr>
            <w:rStyle w:val="Hyperlink"/>
          </w:rPr>
          <w:t>Pakistan</w:t>
        </w:r>
      </w:hyperlink>
      <w:r w:rsidR="002468C1">
        <w:t xml:space="preserve">, </w:t>
      </w:r>
      <w:hyperlink r:id="rId29" w:history="1">
        <w:r w:rsidR="002468C1" w:rsidRPr="008E2F15">
          <w:rPr>
            <w:rStyle w:val="Hyperlink"/>
          </w:rPr>
          <w:t>Indonesia</w:t>
        </w:r>
      </w:hyperlink>
      <w:r w:rsidR="002468C1">
        <w:t xml:space="preserve">, </w:t>
      </w:r>
      <w:hyperlink r:id="rId30" w:history="1">
        <w:r w:rsidR="002468C1" w:rsidRPr="00180645">
          <w:rPr>
            <w:rStyle w:val="Hyperlink"/>
          </w:rPr>
          <w:t>Colombia</w:t>
        </w:r>
      </w:hyperlink>
      <w:r w:rsidR="002468C1">
        <w:t xml:space="preserve">, and </w:t>
      </w:r>
      <w:hyperlink r:id="rId31" w:history="1">
        <w:r w:rsidR="002468C1" w:rsidRPr="00180645">
          <w:rPr>
            <w:rStyle w:val="Hyperlink"/>
          </w:rPr>
          <w:t>several Arab states</w:t>
        </w:r>
      </w:hyperlink>
      <w:r w:rsidR="00CA5718">
        <w:rPr>
          <w:rStyle w:val="Hyperlink"/>
        </w:rPr>
        <w:t>,</w:t>
      </w:r>
      <w:r w:rsidR="002468C1">
        <w:t xml:space="preserve"> the middle classes appear to support political violence</w:t>
      </w:r>
      <w:r w:rsidR="00E8326D">
        <w:t xml:space="preserve"> to a greater extent tha</w:t>
      </w:r>
      <w:r w:rsidR="00CA5718">
        <w:t>n the</w:t>
      </w:r>
      <w:r w:rsidR="00E8326D">
        <w:t xml:space="preserve"> rich or poor</w:t>
      </w:r>
      <w:r w:rsidR="002468C1">
        <w:t>.</w:t>
      </w:r>
    </w:p>
    <w:p w14:paraId="6EB67368" w14:textId="77777777" w:rsidR="0045741F" w:rsidRDefault="0045741F" w:rsidP="00DC2ABF">
      <w:pPr>
        <w:keepLines w:val="0"/>
      </w:pPr>
    </w:p>
    <w:p w14:paraId="42BE0542" w14:textId="3CF4E76E" w:rsidR="00936AE8" w:rsidRDefault="00936AE8" w:rsidP="00DC2ABF">
      <w:pPr>
        <w:keepLines w:val="0"/>
      </w:pPr>
      <w:r>
        <w:t xml:space="preserve">How do we reconcile these two views of the global middle class? One possibility is that rising affluence is producing </w:t>
      </w:r>
      <w:hyperlink r:id="rId32" w:history="1">
        <w:r w:rsidRPr="006A63D2">
          <w:rPr>
            <w:rStyle w:val="Hyperlink"/>
          </w:rPr>
          <w:t>rising expectations</w:t>
        </w:r>
      </w:hyperlink>
      <w:r>
        <w:t>.</w:t>
      </w:r>
      <w:r w:rsidR="006A63D2">
        <w:t xml:space="preserve"> </w:t>
      </w:r>
      <w:r w:rsidR="00206D40">
        <w:t xml:space="preserve">Individuals with more purchasing power, </w:t>
      </w:r>
      <w:r w:rsidR="00206D40" w:rsidRPr="00206D40">
        <w:t>education,</w:t>
      </w:r>
      <w:r w:rsidR="00206D40">
        <w:t xml:space="preserve"> and information can place tremendous</w:t>
      </w:r>
      <w:r w:rsidR="00206D40" w:rsidRPr="00206D40">
        <w:t xml:space="preserve"> pressure on governments</w:t>
      </w:r>
      <w:r w:rsidR="00206D40">
        <w:t xml:space="preserve"> that may</w:t>
      </w:r>
      <w:r w:rsidR="00206D40" w:rsidRPr="00206D40">
        <w:t xml:space="preserve"> lack the capacity to meet those expectations.</w:t>
      </w:r>
      <w:r w:rsidR="00206D40">
        <w:t xml:space="preserve"> And </w:t>
      </w:r>
      <w:r w:rsidR="006A63D2">
        <w:t>when rising expectations</w:t>
      </w:r>
      <w:r>
        <w:t xml:space="preserve"> </w:t>
      </w:r>
      <w:r w:rsidR="006A63D2">
        <w:t xml:space="preserve">go unfulfilled, the result can be backlash, </w:t>
      </w:r>
      <w:hyperlink r:id="rId33" w:history="1">
        <w:r w:rsidR="006A63D2" w:rsidRPr="006A63D2">
          <w:rPr>
            <w:rStyle w:val="Hyperlink"/>
          </w:rPr>
          <w:t>declining trust</w:t>
        </w:r>
      </w:hyperlink>
      <w:r w:rsidR="006A63D2">
        <w:t xml:space="preserve"> in institutions, and </w:t>
      </w:r>
      <w:hyperlink r:id="rId34" w:history="1">
        <w:r w:rsidR="006A63D2" w:rsidRPr="006A63D2">
          <w:rPr>
            <w:rStyle w:val="Hyperlink"/>
          </w:rPr>
          <w:t>conflicts</w:t>
        </w:r>
      </w:hyperlink>
      <w:r w:rsidR="006A63D2">
        <w:t xml:space="preserve"> with other groups.</w:t>
      </w:r>
    </w:p>
    <w:p w14:paraId="3D3978C4" w14:textId="77777777" w:rsidR="00936AE8" w:rsidRDefault="00936AE8" w:rsidP="00DC2ABF">
      <w:pPr>
        <w:keepLines w:val="0"/>
      </w:pPr>
    </w:p>
    <w:p w14:paraId="591D0CE9" w14:textId="1A5F4B38" w:rsidR="0045741F" w:rsidRDefault="002B02F6" w:rsidP="00DC2ABF">
      <w:pPr>
        <w:keepLines w:val="0"/>
      </w:pPr>
      <w:r>
        <w:t>A</w:t>
      </w:r>
      <w:r w:rsidR="0045741F">
        <w:t xml:space="preserve">nother explanation has to do with a slow, widening disconnect between middle-class citizens and their governments. </w:t>
      </w:r>
    </w:p>
    <w:p w14:paraId="71305BB9" w14:textId="77777777" w:rsidR="0045741F" w:rsidRDefault="0045741F" w:rsidP="00DC2ABF">
      <w:pPr>
        <w:keepLines w:val="0"/>
      </w:pPr>
    </w:p>
    <w:p w14:paraId="0F64A980" w14:textId="65C2A588" w:rsidR="00007E83" w:rsidRDefault="0045741F" w:rsidP="00DC2ABF">
      <w:pPr>
        <w:keepLines w:val="0"/>
      </w:pPr>
      <w:r>
        <w:t>Take a look at the graph again. Notice that, while the fraction of extreme poor has been falling towards 10</w:t>
      </w:r>
      <w:r w:rsidR="00CA5718">
        <w:t xml:space="preserve"> percent</w:t>
      </w:r>
      <w:r>
        <w:t xml:space="preserve">, </w:t>
      </w:r>
      <w:r w:rsidR="00936AE8">
        <w:t>the “vulnerable poor”</w:t>
      </w:r>
      <w:r w:rsidR="00180645">
        <w:t xml:space="preserve"> (</w:t>
      </w:r>
      <w:r>
        <w:t xml:space="preserve">those earning above </w:t>
      </w:r>
      <w:r w:rsidR="00936AE8">
        <w:t>$1.90</w:t>
      </w:r>
      <w:r>
        <w:t xml:space="preserve"> per day but less than $11 per day</w:t>
      </w:r>
      <w:r w:rsidR="00180645">
        <w:t>)</w:t>
      </w:r>
      <w:r w:rsidR="00936AE8">
        <w:t xml:space="preserve"> has been relatively constant over that same period.</w:t>
      </w:r>
      <w:r>
        <w:t xml:space="preserve"> In fact, since the 1990s</w:t>
      </w:r>
      <w:r w:rsidR="00CA5718">
        <w:t>,</w:t>
      </w:r>
      <w:r>
        <w:t xml:space="preserve"> it has actually </w:t>
      </w:r>
      <w:r>
        <w:lastRenderedPageBreak/>
        <w:t xml:space="preserve">grown! This shows that </w:t>
      </w:r>
      <w:r w:rsidR="00936AE8">
        <w:t xml:space="preserve">the dramatic rise in the middle class is </w:t>
      </w:r>
      <w:r>
        <w:t xml:space="preserve">because of </w:t>
      </w:r>
      <w:r w:rsidR="00936AE8">
        <w:t>“churning” among this vulnerable group</w:t>
      </w:r>
      <w:r>
        <w:t xml:space="preserve">. </w:t>
      </w:r>
      <w:r w:rsidR="00834295">
        <w:t xml:space="preserve">Most of </w:t>
      </w:r>
      <w:r>
        <w:t xml:space="preserve">the </w:t>
      </w:r>
      <w:r w:rsidR="00936AE8">
        <w:t>extreme poor</w:t>
      </w:r>
      <w:r>
        <w:t xml:space="preserve"> </w:t>
      </w:r>
      <w:r w:rsidR="00834295">
        <w:t xml:space="preserve">have </w:t>
      </w:r>
      <w:r>
        <w:t>see</w:t>
      </w:r>
      <w:r w:rsidR="00834295">
        <w:t>n</w:t>
      </w:r>
      <w:r>
        <w:t xml:space="preserve"> their incomes rise, and over time they </w:t>
      </w:r>
      <w:r w:rsidR="00A864F9">
        <w:t xml:space="preserve">have </w:t>
      </w:r>
      <w:r>
        <w:t>become</w:t>
      </w:r>
      <w:r w:rsidR="00936AE8">
        <w:t xml:space="preserve"> </w:t>
      </w:r>
      <w:r w:rsidR="00834295">
        <w:t>vulnerable</w:t>
      </w:r>
      <w:r w:rsidR="00A864F9">
        <w:t>—that is, no longer poor, but still not able to join the ranks of the middle class</w:t>
      </w:r>
      <w:r w:rsidR="00834295">
        <w:t>. Meanwhile, some of those that were considered vulnerable have joined the middle class—but not nearly as many</w:t>
      </w:r>
      <w:r w:rsidR="00A864F9">
        <w:t xml:space="preserve"> as those</w:t>
      </w:r>
      <w:r w:rsidR="00834295">
        <w:t xml:space="preserve"> </w:t>
      </w:r>
      <w:r w:rsidR="00CA5718">
        <w:t xml:space="preserve">members of the </w:t>
      </w:r>
      <w:r w:rsidR="00834295">
        <w:t xml:space="preserve">extreme poor </w:t>
      </w:r>
      <w:r w:rsidR="00CA5718">
        <w:t xml:space="preserve">that </w:t>
      </w:r>
      <w:r w:rsidR="00A864F9">
        <w:t xml:space="preserve">have </w:t>
      </w:r>
      <w:r w:rsidR="00834295">
        <w:t>becom</w:t>
      </w:r>
      <w:r w:rsidR="00CA5718">
        <w:t>e</w:t>
      </w:r>
      <w:r w:rsidR="00834295">
        <w:t xml:space="preserve"> vulnerably poor. Meanwhile, some who have risen from vulnerable to the middle class may have fallen back into vulnerability. </w:t>
      </w:r>
    </w:p>
    <w:p w14:paraId="2F39F3A6" w14:textId="77777777" w:rsidR="00007E83" w:rsidRDefault="00007E83" w:rsidP="00DC2ABF">
      <w:pPr>
        <w:keepLines w:val="0"/>
      </w:pPr>
    </w:p>
    <w:p w14:paraId="15DBBE03" w14:textId="1D0496BB" w:rsidR="00834295" w:rsidRDefault="00834295" w:rsidP="00DC2ABF">
      <w:pPr>
        <w:keepLines w:val="0"/>
      </w:pPr>
      <w:r>
        <w:t>In other words, being a new member of the global middle class is a precarious thing</w:t>
      </w:r>
      <w:r w:rsidR="00C44ADC">
        <w:t>.</w:t>
      </w:r>
      <w:r>
        <w:t xml:space="preserve"> </w:t>
      </w:r>
      <w:r w:rsidR="00C44ADC">
        <w:t>A</w:t>
      </w:r>
      <w:r>
        <w:t>n illness, a recession, a</w:t>
      </w:r>
      <w:r w:rsidR="00C44ADC">
        <w:t>n ecological or</w:t>
      </w:r>
      <w:r>
        <w:t xml:space="preserve"> natural disaster</w:t>
      </w:r>
      <w:r w:rsidR="00C44ADC">
        <w:t xml:space="preserve"> can all plunge new middle</w:t>
      </w:r>
      <w:r w:rsidR="00A80F8C">
        <w:t>-</w:t>
      </w:r>
      <w:r w:rsidR="00C44ADC">
        <w:t>class members back into poverty.</w:t>
      </w:r>
    </w:p>
    <w:p w14:paraId="1CACF2A1" w14:textId="77777777" w:rsidR="00855E3A" w:rsidRDefault="00855E3A" w:rsidP="00DC2ABF">
      <w:pPr>
        <w:keepLines w:val="0"/>
      </w:pPr>
    </w:p>
    <w:p w14:paraId="5C1A9B54" w14:textId="371AB890" w:rsidR="00CC2384" w:rsidRDefault="00834295" w:rsidP="00DC2ABF">
      <w:pPr>
        <w:keepLines w:val="0"/>
      </w:pPr>
      <w:r>
        <w:t xml:space="preserve">In the West, the growth in the middle class occurred alongside an expansion in a universal social safety net. </w:t>
      </w:r>
      <w:r w:rsidR="00007E83">
        <w:t>S</w:t>
      </w:r>
      <w:r w:rsidRPr="00FB6C25">
        <w:t xml:space="preserve">ocial “protection”—the collection of policies designed to reduce poverty and vulnerability by limiting people's exposure to risk—was used to tamp down radicalization and social upheaval among the industrial workforce and its accompanying political movements—socialist parties and revolutionary communes.  </w:t>
      </w:r>
      <w:r w:rsidR="005B652D">
        <w:t>In the 1880s, with the support of</w:t>
      </w:r>
      <w:r w:rsidRPr="00FB6C25">
        <w:t xml:space="preserve"> “bourgeois parties” against </w:t>
      </w:r>
      <w:r w:rsidR="00007E83">
        <w:t xml:space="preserve">social </w:t>
      </w:r>
      <w:r w:rsidRPr="00FB6C25">
        <w:t>democr</w:t>
      </w:r>
      <w:r w:rsidR="00007E83">
        <w:t>ats</w:t>
      </w:r>
      <w:r w:rsidRPr="00FB6C25">
        <w:t xml:space="preserve">, Bismarck’s government </w:t>
      </w:r>
      <w:r w:rsidR="005B652D">
        <w:t>cr</w:t>
      </w:r>
      <w:r w:rsidR="00C44ADC">
        <w:t>afted the</w:t>
      </w:r>
      <w:r w:rsidR="005B652D">
        <w:t xml:space="preserve"> elements of the modern welfare state</w:t>
      </w:r>
      <w:r w:rsidR="00007E83">
        <w:t xml:space="preserve">:  healthcare, disability, and pensions. </w:t>
      </w:r>
      <w:r w:rsidRPr="00FB6C25">
        <w:t xml:space="preserve"> Similarly, France established free medical assistance and assistance programs for </w:t>
      </w:r>
      <w:r w:rsidR="00C44ADC">
        <w:t>workers</w:t>
      </w:r>
      <w:r w:rsidRPr="00FB6C25">
        <w:t xml:space="preserve"> in the 1890s. Facing trade union mobilization and electoral threats from the newly</w:t>
      </w:r>
      <w:r w:rsidR="00A80F8C">
        <w:t>-</w:t>
      </w:r>
      <w:r w:rsidRPr="00FB6C25">
        <w:t xml:space="preserve">formed Labour Party, the governing Liberals in Britain established worker pensions, unemployment, and health insurance between 1906 and 1911. </w:t>
      </w:r>
    </w:p>
    <w:p w14:paraId="41BBDB4A" w14:textId="77777777" w:rsidR="005B652D" w:rsidRDefault="005B652D" w:rsidP="00DC2ABF">
      <w:pPr>
        <w:keepLines w:val="0"/>
      </w:pPr>
    </w:p>
    <w:p w14:paraId="540F158B" w14:textId="17274EEC" w:rsidR="00C44ADC" w:rsidRDefault="005B652D" w:rsidP="00DC2ABF">
      <w:pPr>
        <w:keepLines w:val="0"/>
      </w:pPr>
      <w:r>
        <w:t>By contrast, in most developing nations, social pro</w:t>
      </w:r>
      <w:r w:rsidR="00C44ADC">
        <w:t xml:space="preserve">tection tends to be fragmented, temporary, or </w:t>
      </w:r>
      <w:r>
        <w:t xml:space="preserve">highly targeted towards specific groups of individuals (mostly the extreme poor), and financed from general budget revenues rather than contributions. </w:t>
      </w:r>
      <w:r w:rsidR="00090B6A">
        <w:t xml:space="preserve">As a consequence, </w:t>
      </w:r>
      <w:r w:rsidR="00090B6A" w:rsidRPr="00E20192">
        <w:t xml:space="preserve">the growing middle class has little stake in a system of social assistance from which they </w:t>
      </w:r>
      <w:r w:rsidR="00090B6A">
        <w:t xml:space="preserve">have been typically </w:t>
      </w:r>
      <w:r w:rsidR="00090B6A" w:rsidRPr="00E20192">
        <w:t>excluded</w:t>
      </w:r>
      <w:r w:rsidR="00090B6A">
        <w:t xml:space="preserve">. </w:t>
      </w:r>
      <w:r>
        <w:t>Brazil’s Bolsa Famil</w:t>
      </w:r>
      <w:r w:rsidR="0050598F">
        <w:t>i</w:t>
      </w:r>
      <w:r>
        <w:t xml:space="preserve">a program, which provided small cash transfers to poor families, </w:t>
      </w:r>
      <w:r w:rsidR="0050598F">
        <w:t xml:space="preserve">is </w:t>
      </w:r>
      <w:r>
        <w:t>widely credited with lifting millions out of poverty</w:t>
      </w:r>
      <w:r w:rsidR="00090B6A">
        <w:t xml:space="preserve"> in that country</w:t>
      </w:r>
      <w:r>
        <w:t>. But for the tax-paying middle classes, Bolsa Familia</w:t>
      </w:r>
      <w:r w:rsidR="00090B6A">
        <w:t xml:space="preserve"> </w:t>
      </w:r>
      <w:r>
        <w:t xml:space="preserve">provided no </w:t>
      </w:r>
      <w:r w:rsidR="00007E83">
        <w:t xml:space="preserve">cushion against economic shocks (in fact, </w:t>
      </w:r>
      <w:r w:rsidR="00307F13">
        <w:t>the current</w:t>
      </w:r>
      <w:r w:rsidR="00493989">
        <w:t xml:space="preserve"> far-right</w:t>
      </w:r>
      <w:r w:rsidR="00307F13">
        <w:t xml:space="preserve"> presidential candidate</w:t>
      </w:r>
      <w:r>
        <w:t xml:space="preserve"> </w:t>
      </w:r>
      <w:r w:rsidR="00A80F8C">
        <w:t xml:space="preserve">Jair </w:t>
      </w:r>
      <w:r>
        <w:t xml:space="preserve">Bolsonaro </w:t>
      </w:r>
      <w:r w:rsidR="00307F13">
        <w:t xml:space="preserve">once </w:t>
      </w:r>
      <w:r>
        <w:t>declared Bolsa Familia to be a “</w:t>
      </w:r>
      <w:hyperlink r:id="rId35" w:history="1">
        <w:r w:rsidRPr="005B652D">
          <w:rPr>
            <w:rStyle w:val="Hyperlink"/>
          </w:rPr>
          <w:t>crime</w:t>
        </w:r>
      </w:hyperlink>
      <w:r>
        <w:t>”</w:t>
      </w:r>
      <w:r w:rsidR="00307F13">
        <w:t xml:space="preserve"> against the Brazilian people</w:t>
      </w:r>
      <w:r w:rsidR="00F73105">
        <w:t xml:space="preserve"> for how it redistributes </w:t>
      </w:r>
      <w:r w:rsidR="00493989">
        <w:t>money to the underprivileged</w:t>
      </w:r>
      <w:r w:rsidR="00007E83">
        <w:t xml:space="preserve">). </w:t>
      </w:r>
      <w:r w:rsidR="000F467D">
        <w:t xml:space="preserve">Meanwhile rich </w:t>
      </w:r>
      <w:r w:rsidR="008A06D8">
        <w:t xml:space="preserve">Brazilians </w:t>
      </w:r>
      <w:r w:rsidR="000F467D">
        <w:t>have access to pensions and other programs</w:t>
      </w:r>
      <w:r w:rsidR="00C44ADC">
        <w:t xml:space="preserve"> for salaried professionals</w:t>
      </w:r>
      <w:r w:rsidR="000F467D">
        <w:t xml:space="preserve">. </w:t>
      </w:r>
    </w:p>
    <w:p w14:paraId="46CCA205" w14:textId="77777777" w:rsidR="00C44ADC" w:rsidRDefault="00C44ADC" w:rsidP="00DC2ABF">
      <w:pPr>
        <w:keepLines w:val="0"/>
      </w:pPr>
    </w:p>
    <w:p w14:paraId="66C828D7" w14:textId="02BCD1B5" w:rsidR="000F467D" w:rsidRDefault="00493989" w:rsidP="00DC2ABF">
      <w:pPr>
        <w:keepLines w:val="0"/>
      </w:pPr>
      <w:r>
        <w:t>What this comes down to is that, i</w:t>
      </w:r>
      <w:r w:rsidR="00C44ADC">
        <w:t xml:space="preserve">n </w:t>
      </w:r>
      <w:r>
        <w:t>many countries</w:t>
      </w:r>
      <w:r w:rsidR="00C44ADC">
        <w:t>, t</w:t>
      </w:r>
      <w:r w:rsidR="000F467D">
        <w:t>he middle class are left out</w:t>
      </w:r>
      <w:r w:rsidR="00C44ADC">
        <w:t xml:space="preserve">, despite the fact that </w:t>
      </w:r>
      <w:r w:rsidR="00090B6A">
        <w:t>many</w:t>
      </w:r>
      <w:r w:rsidR="00C44ADC">
        <w:t xml:space="preserve"> individuals in the middle class are </w:t>
      </w:r>
      <w:hyperlink r:id="rId36" w:history="1">
        <w:r w:rsidR="00C44ADC" w:rsidRPr="00C44ADC">
          <w:rPr>
            <w:rStyle w:val="Hyperlink"/>
          </w:rPr>
          <w:t>one shock away</w:t>
        </w:r>
      </w:hyperlink>
      <w:r w:rsidR="00C44ADC">
        <w:t xml:space="preserve"> from becoming poor again.</w:t>
      </w:r>
    </w:p>
    <w:p w14:paraId="7C66A357" w14:textId="77777777" w:rsidR="000F467D" w:rsidRDefault="000F467D" w:rsidP="00DC2ABF">
      <w:pPr>
        <w:keepLines w:val="0"/>
      </w:pPr>
    </w:p>
    <w:p w14:paraId="17A3F583" w14:textId="6897FFD4" w:rsidR="00D831C3" w:rsidRDefault="002B02F6" w:rsidP="00F12BEA">
      <w:pPr>
        <w:keepLines w:val="0"/>
      </w:pPr>
      <w:r>
        <w:t xml:space="preserve">There is </w:t>
      </w:r>
      <w:hyperlink r:id="rId37" w:history="1">
        <w:r w:rsidRPr="002B02F6">
          <w:rPr>
            <w:rStyle w:val="Hyperlink"/>
          </w:rPr>
          <w:t>evidence</w:t>
        </w:r>
      </w:hyperlink>
      <w:r>
        <w:t xml:space="preserve"> </w:t>
      </w:r>
      <w:r w:rsidR="00F12BEA">
        <w:t xml:space="preserve">that </w:t>
      </w:r>
      <w:r w:rsidR="00C12EDA">
        <w:t xml:space="preserve">social protection in </w:t>
      </w:r>
      <w:r w:rsidR="00F12BEA" w:rsidRPr="00F12BEA">
        <w:t xml:space="preserve">today’s </w:t>
      </w:r>
      <w:r w:rsidR="00F12BEA">
        <w:t>developing countries</w:t>
      </w:r>
      <w:r w:rsidR="00F12BEA" w:rsidRPr="00F12BEA">
        <w:t xml:space="preserve"> </w:t>
      </w:r>
      <w:r w:rsidR="00C12EDA">
        <w:t xml:space="preserve">is more limited when compared to </w:t>
      </w:r>
      <w:r w:rsidR="00F12BEA" w:rsidRPr="00F12BEA">
        <w:t xml:space="preserve">today’s </w:t>
      </w:r>
      <w:r w:rsidR="00F12BEA">
        <w:t xml:space="preserve">advanced economies </w:t>
      </w:r>
      <w:r w:rsidR="00493989">
        <w:t>when they</w:t>
      </w:r>
      <w:r>
        <w:t xml:space="preserve"> were at similar levels of wealth. </w:t>
      </w:r>
      <w:r w:rsidR="007109E7">
        <w:t>There are a number of r</w:t>
      </w:r>
      <w:r w:rsidR="00F12BEA">
        <w:t xml:space="preserve">easons for this. Greater </w:t>
      </w:r>
      <w:hyperlink r:id="rId38" w:history="1">
        <w:r w:rsidR="00F12BEA" w:rsidRPr="00F12BEA">
          <w:rPr>
            <w:rStyle w:val="Hyperlink"/>
          </w:rPr>
          <w:t>integration</w:t>
        </w:r>
      </w:hyperlink>
      <w:r w:rsidR="00F12BEA">
        <w:t xml:space="preserve"> into the global economy has caused developing countries to reduce taxes in order to attract </w:t>
      </w:r>
      <w:r w:rsidR="003C5DBB">
        <w:t>highly</w:t>
      </w:r>
      <w:ins w:id="7" w:author="John Stuster" w:date="2018-10-25T09:09:00Z">
        <w:r w:rsidR="000F6A6C">
          <w:t>-</w:t>
        </w:r>
      </w:ins>
      <w:del w:id="8" w:author="John Stuster" w:date="2018-10-25T09:09:00Z">
        <w:r w:rsidR="003C5DBB" w:rsidDel="000F6A6C">
          <w:delText xml:space="preserve"> </w:delText>
        </w:r>
      </w:del>
      <w:r w:rsidR="003C5DBB">
        <w:t>mobile</w:t>
      </w:r>
      <w:del w:id="9" w:author="John Stuster" w:date="2018-10-25T09:09:00Z">
        <w:r w:rsidR="003C5DBB" w:rsidDel="000F6A6C">
          <w:delText>,</w:delText>
        </w:r>
      </w:del>
      <w:r w:rsidR="003C5DBB">
        <w:t xml:space="preserve"> </w:t>
      </w:r>
      <w:r w:rsidR="00F12BEA">
        <w:t xml:space="preserve">foreign capital. Large portions of the labor force in today’s developing countries work in the informal sector. </w:t>
      </w:r>
      <w:r w:rsidR="003C5DBB">
        <w:t>Labor</w:t>
      </w:r>
      <w:r w:rsidR="00F12BEA">
        <w:t xml:space="preserve"> unions in </w:t>
      </w:r>
      <w:r w:rsidR="003C5DBB">
        <w:t>man</w:t>
      </w:r>
      <w:r w:rsidR="00F12BEA">
        <w:t>y developing countries lack the political clout they had in richer countries</w:t>
      </w:r>
      <w:r w:rsidR="009133AE">
        <w:t xml:space="preserve"> in the late</w:t>
      </w:r>
      <w:ins w:id="10" w:author="John Stuster" w:date="2018-10-25T09:09:00Z">
        <w:r w:rsidR="000F6A6C">
          <w:t>-</w:t>
        </w:r>
      </w:ins>
      <w:del w:id="11" w:author="John Stuster" w:date="2018-10-25T09:09:00Z">
        <w:r w:rsidR="009133AE" w:rsidDel="000F6A6C">
          <w:delText xml:space="preserve"> </w:delText>
        </w:r>
      </w:del>
      <w:r w:rsidR="009133AE">
        <w:t>19</w:t>
      </w:r>
      <w:r w:rsidR="009133AE" w:rsidRPr="000F6A6C">
        <w:rPr>
          <w:vertAlign w:val="superscript"/>
        </w:rPr>
        <w:t>th</w:t>
      </w:r>
      <w:r w:rsidR="009133AE">
        <w:t xml:space="preserve"> and early</w:t>
      </w:r>
      <w:ins w:id="12" w:author="John Stuster" w:date="2018-10-25T09:09:00Z">
        <w:r w:rsidR="000F6A6C">
          <w:t>-</w:t>
        </w:r>
      </w:ins>
      <w:del w:id="13" w:author="John Stuster" w:date="2018-10-25T09:09:00Z">
        <w:r w:rsidR="009133AE" w:rsidDel="000F6A6C">
          <w:delText xml:space="preserve"> </w:delText>
        </w:r>
      </w:del>
      <w:r w:rsidR="009133AE">
        <w:t>20</w:t>
      </w:r>
      <w:r w:rsidR="009133AE" w:rsidRPr="000F6A6C">
        <w:rPr>
          <w:vertAlign w:val="superscript"/>
        </w:rPr>
        <w:t>th</w:t>
      </w:r>
      <w:r w:rsidR="009133AE">
        <w:t xml:space="preserve"> centuries</w:t>
      </w:r>
      <w:r w:rsidR="00F12BEA">
        <w:t>.</w:t>
      </w:r>
      <w:r w:rsidR="00C12EDA">
        <w:t xml:space="preserve"> </w:t>
      </w:r>
    </w:p>
    <w:p w14:paraId="2A5BCC97" w14:textId="77777777" w:rsidR="00D831C3" w:rsidRDefault="00D831C3" w:rsidP="00F12BEA">
      <w:pPr>
        <w:keepLines w:val="0"/>
      </w:pPr>
    </w:p>
    <w:p w14:paraId="146D660E" w14:textId="27240E86" w:rsidR="00307F13" w:rsidRDefault="00D831C3" w:rsidP="00F12BEA">
      <w:pPr>
        <w:keepLines w:val="0"/>
      </w:pPr>
      <w:r w:rsidRPr="00D831C3">
        <w:lastRenderedPageBreak/>
        <w:t>According to the I</w:t>
      </w:r>
      <w:r>
        <w:t xml:space="preserve">nternational </w:t>
      </w:r>
      <w:r w:rsidRPr="00D831C3">
        <w:t>L</w:t>
      </w:r>
      <w:r>
        <w:t xml:space="preserve">abour </w:t>
      </w:r>
      <w:r w:rsidRPr="00D831C3">
        <w:t>O</w:t>
      </w:r>
      <w:r>
        <w:t>rganization</w:t>
      </w:r>
      <w:r w:rsidRPr="00D831C3">
        <w:t xml:space="preserve">, </w:t>
      </w:r>
      <w:hyperlink r:id="rId39" w:history="1">
        <w:r w:rsidRPr="00D831C3">
          <w:rPr>
            <w:rStyle w:val="Hyperlink"/>
          </w:rPr>
          <w:t>80 percent</w:t>
        </w:r>
      </w:hyperlink>
      <w:r w:rsidRPr="00D831C3">
        <w:t xml:space="preserve"> of the </w:t>
      </w:r>
      <w:r>
        <w:t xml:space="preserve">developing </w:t>
      </w:r>
      <w:r w:rsidRPr="00D831C3">
        <w:t>world</w:t>
      </w:r>
      <w:r>
        <w:t xml:space="preserve">’s population has no access to </w:t>
      </w:r>
      <w:r w:rsidRPr="00D831C3">
        <w:t>social protection</w:t>
      </w:r>
      <w:r>
        <w:t>.</w:t>
      </w:r>
      <w:r w:rsidRPr="00D831C3">
        <w:t xml:space="preserve"> </w:t>
      </w:r>
      <w:r w:rsidR="000F467D">
        <w:t xml:space="preserve">Little wonder </w:t>
      </w:r>
      <w:r w:rsidR="00493989">
        <w:t xml:space="preserve">then </w:t>
      </w:r>
      <w:r w:rsidR="000F467D">
        <w:t>that, a</w:t>
      </w:r>
      <w:r w:rsidR="005B652D">
        <w:t xml:space="preserve">cross the developing world, </w:t>
      </w:r>
      <w:r w:rsidR="00E20192" w:rsidRPr="00E20192">
        <w:t xml:space="preserve">the </w:t>
      </w:r>
      <w:r w:rsidR="005B652D">
        <w:t xml:space="preserve">new </w:t>
      </w:r>
      <w:r w:rsidR="00E20192" w:rsidRPr="00E20192">
        <w:t xml:space="preserve">middle classes send their children to private schools, use private healthcare, dig their own boreholes for water, and buy their own generators. </w:t>
      </w:r>
      <w:r w:rsidR="005B652D">
        <w:t>This</w:t>
      </w:r>
      <w:r w:rsidR="00E20192" w:rsidRPr="00E20192">
        <w:t xml:space="preserve"> middle-class </w:t>
      </w:r>
      <w:r w:rsidR="000F467D">
        <w:t>“</w:t>
      </w:r>
      <w:hyperlink r:id="rId40" w:history="1">
        <w:r w:rsidR="00E20192" w:rsidRPr="0036118E">
          <w:rPr>
            <w:rStyle w:val="Hyperlink"/>
          </w:rPr>
          <w:t>exit</w:t>
        </w:r>
      </w:hyperlink>
      <w:r w:rsidR="000F467D">
        <w:t>”</w:t>
      </w:r>
      <w:r w:rsidR="00E20192" w:rsidRPr="00E20192">
        <w:t xml:space="preserve"> means there are few demands by the middle classes to improve the public provision of services</w:t>
      </w:r>
      <w:r w:rsidR="0067680C">
        <w:t xml:space="preserve"> or the functioning of their government</w:t>
      </w:r>
      <w:r w:rsidR="0036118E">
        <w:t>.</w:t>
      </w:r>
      <w:r w:rsidR="00A631E2">
        <w:t xml:space="preserve"> </w:t>
      </w:r>
    </w:p>
    <w:p w14:paraId="5F9DEE01" w14:textId="77777777" w:rsidR="0067680C" w:rsidRDefault="0067680C" w:rsidP="00307F13">
      <w:pPr>
        <w:keepLines w:val="0"/>
      </w:pPr>
    </w:p>
    <w:p w14:paraId="2ED24EB5" w14:textId="68A3657C" w:rsidR="00D831C3" w:rsidRDefault="00D831C3" w:rsidP="00307F13">
      <w:pPr>
        <w:keepLines w:val="0"/>
      </w:pPr>
      <w:r>
        <w:t xml:space="preserve">A new social contract that connects the emerging middle class to their own governments, as well as to the global economy, </w:t>
      </w:r>
      <w:r w:rsidR="003B4969">
        <w:t xml:space="preserve">will be needed to avoid </w:t>
      </w:r>
      <w:r w:rsidR="0065512C">
        <w:t>exacerbating t</w:t>
      </w:r>
      <w:r w:rsidR="0065512C" w:rsidRPr="000F467D">
        <w:t xml:space="preserve">ensions </w:t>
      </w:r>
      <w:r w:rsidR="0065512C">
        <w:t>between social classes and to remove barriers to social mobility, while preserving the benefits afforded by globalization and technological change.</w:t>
      </w:r>
    </w:p>
    <w:p w14:paraId="55224F84" w14:textId="77777777" w:rsidR="00D831C3" w:rsidRDefault="00D831C3" w:rsidP="00307F13">
      <w:pPr>
        <w:keepLines w:val="0"/>
      </w:pPr>
    </w:p>
    <w:p w14:paraId="56774280" w14:textId="7606A284" w:rsidR="00C12EDA" w:rsidRDefault="00C12EDA" w:rsidP="0067680C">
      <w:pPr>
        <w:keepLines w:val="0"/>
      </w:pPr>
      <w:r>
        <w:t>Part of this new social contract requires</w:t>
      </w:r>
      <w:r w:rsidR="00D831C3">
        <w:t xml:space="preserve"> resisting the default</w:t>
      </w:r>
      <w:r w:rsidR="00D831C3" w:rsidRPr="00D831C3">
        <w:t xml:space="preserve"> preference for </w:t>
      </w:r>
      <w:ins w:id="14" w:author="Raj M. Desai" w:date="2018-10-25T11:03:00Z">
        <w:r w:rsidR="001E0779">
          <w:fldChar w:fldCharType="begin"/>
        </w:r>
        <w:r w:rsidR="001E0779">
          <w:instrText xml:space="preserve"> HYPERLINK "https://www.brookings.edu/blog/future-development/2017/05/31/rethinking-the-universalism-versus-targeting-debate/" </w:instrText>
        </w:r>
        <w:r w:rsidR="001E0779">
          <w:fldChar w:fldCharType="separate"/>
        </w:r>
        <w:r w:rsidR="00D831C3" w:rsidRPr="001E0779">
          <w:rPr>
            <w:rStyle w:val="Hyperlink"/>
          </w:rPr>
          <w:t>targeted benefits</w:t>
        </w:r>
        <w:r w:rsidR="001E0779">
          <w:fldChar w:fldCharType="end"/>
        </w:r>
      </w:ins>
      <w:bookmarkStart w:id="15" w:name="_GoBack"/>
      <w:bookmarkEnd w:id="15"/>
      <w:r w:rsidR="00D831C3" w:rsidRPr="00D831C3">
        <w:t>. In the 1980s and 1990s</w:t>
      </w:r>
      <w:ins w:id="16" w:author="John Stuster" w:date="2018-10-25T09:11:00Z">
        <w:r w:rsidR="000F6A6C">
          <w:t>,</w:t>
        </w:r>
      </w:ins>
      <w:r w:rsidR="00D831C3" w:rsidRPr="00D831C3">
        <w:t xml:space="preserve"> many developing countries shifted away from broad social policies that emphasized universal benefits toward an approach that </w:t>
      </w:r>
      <w:r w:rsidR="00D831C3">
        <w:t xml:space="preserve">concentrated </w:t>
      </w:r>
      <w:r w:rsidR="00D831C3" w:rsidRPr="00D831C3">
        <w:t xml:space="preserve">public resources </w:t>
      </w:r>
      <w:r w:rsidR="00D831C3">
        <w:t>on</w:t>
      </w:r>
      <w:r w:rsidR="00D831C3" w:rsidRPr="00D831C3">
        <w:t xml:space="preserve"> </w:t>
      </w:r>
      <w:r w:rsidR="00D831C3">
        <w:t>the poorest</w:t>
      </w:r>
      <w:r w:rsidR="00D831C3" w:rsidRPr="00D831C3">
        <w:t xml:space="preserve"> segments of the population</w:t>
      </w:r>
      <w:r w:rsidR="00D831C3">
        <w:t xml:space="preserve">, but which </w:t>
      </w:r>
      <w:r w:rsidR="00131CF9">
        <w:t>gradually</w:t>
      </w:r>
      <w:r w:rsidR="00D831C3">
        <w:t xml:space="preserve"> alienated the non-poor in these countries. Abetting this </w:t>
      </w:r>
      <w:r w:rsidR="00263775">
        <w:t>transformation</w:t>
      </w:r>
      <w:r w:rsidR="00D831C3">
        <w:t xml:space="preserve"> in social policy </w:t>
      </w:r>
      <w:r w:rsidR="001C3E4A">
        <w:t>has been</w:t>
      </w:r>
      <w:r w:rsidR="00D831C3">
        <w:t xml:space="preserve"> a host of multilateral and bilateral donors </w:t>
      </w:r>
      <w:del w:id="17" w:author="John Stuster" w:date="2018-10-25T09:11:00Z">
        <w:r w:rsidR="00D831C3" w:rsidDel="000F6A6C">
          <w:delText xml:space="preserve">which </w:delText>
        </w:r>
      </w:del>
      <w:ins w:id="18" w:author="John Stuster" w:date="2018-10-25T09:11:00Z">
        <w:r w:rsidR="000F6A6C">
          <w:t xml:space="preserve">that </w:t>
        </w:r>
      </w:ins>
      <w:r w:rsidR="00D831C3">
        <w:t>emphasized short-term</w:t>
      </w:r>
      <w:del w:id="19" w:author="John Stuster" w:date="2018-10-25T09:11:00Z">
        <w:r w:rsidR="00D831C3" w:rsidDel="000F6A6C">
          <w:delText>,</w:delText>
        </w:r>
      </w:del>
      <w:r w:rsidR="00D831C3">
        <w:t xml:space="preserve"> cost-effectiveness over </w:t>
      </w:r>
      <w:r w:rsidR="00935B4E">
        <w:t>political support from broader segments of</w:t>
      </w:r>
      <w:r w:rsidR="00D831C3">
        <w:t xml:space="preserve"> </w:t>
      </w:r>
      <w:r w:rsidR="001C3E4A">
        <w:t>citizens in those countries</w:t>
      </w:r>
      <w:r w:rsidR="00D831C3">
        <w:t xml:space="preserve">. </w:t>
      </w:r>
    </w:p>
    <w:p w14:paraId="584A5009" w14:textId="77777777" w:rsidR="0067680C" w:rsidRDefault="0067680C" w:rsidP="0067680C">
      <w:pPr>
        <w:keepLines w:val="0"/>
      </w:pPr>
    </w:p>
    <w:p w14:paraId="16DC843C" w14:textId="2640CE3A" w:rsidR="00D71000" w:rsidRDefault="00D71000" w:rsidP="00D71000">
      <w:pPr>
        <w:keepLines w:val="0"/>
      </w:pPr>
      <w:r>
        <w:t xml:space="preserve">Crafting a social contract for the middle class in developing countries when support for globalization is under stress in advanced economies presents an additional challenge. Without efforts by richer nations to extend the benefits of the global economy to poorer countries, there is a strong risk that politicians in both places will stoke conflict between the middle class and the poor, or between the middle class in emerging economies and those in advanced economies. </w:t>
      </w:r>
    </w:p>
    <w:p w14:paraId="24C9AEB7" w14:textId="77777777" w:rsidR="00D71000" w:rsidRDefault="00D71000" w:rsidP="00D71000">
      <w:pPr>
        <w:keepLines w:val="0"/>
      </w:pPr>
    </w:p>
    <w:p w14:paraId="3619D55A" w14:textId="2226C3D2" w:rsidR="005D0EB0" w:rsidRDefault="00131CF9" w:rsidP="00DC2ABF">
      <w:pPr>
        <w:keepLines w:val="0"/>
      </w:pPr>
      <w:r>
        <w:t>T</w:t>
      </w:r>
      <w:r w:rsidR="00206D40">
        <w:t>he United States and Western Europe</w:t>
      </w:r>
      <w:r>
        <w:t xml:space="preserve"> ha</w:t>
      </w:r>
      <w:ins w:id="20" w:author="John Stuster" w:date="2018-10-25T09:12:00Z">
        <w:r w:rsidR="000F6A6C">
          <w:t>ve</w:t>
        </w:r>
      </w:ins>
      <w:del w:id="21" w:author="John Stuster" w:date="2018-10-25T09:12:00Z">
        <w:r w:rsidDel="000F6A6C">
          <w:delText>s</w:delText>
        </w:r>
      </w:del>
      <w:r w:rsidR="00206D40">
        <w:t xml:space="preserve"> seen some of the consequences of a middle-class revolt against political systems that were</w:t>
      </w:r>
      <w:r>
        <w:t xml:space="preserve"> perceived to be</w:t>
      </w:r>
      <w:r w:rsidR="00206D40">
        <w:t xml:space="preserve"> under-delivering. Whether </w:t>
      </w:r>
      <w:r w:rsidR="00935B4E">
        <w:t>rising incomes</w:t>
      </w:r>
      <w:r w:rsidR="00206D40">
        <w:t xml:space="preserve"> in the developing world creates </w:t>
      </w:r>
      <w:r w:rsidR="00263775">
        <w:t xml:space="preserve">global </w:t>
      </w:r>
      <w:r w:rsidR="00206D40">
        <w:t xml:space="preserve">opportunities for shared economic growth, </w:t>
      </w:r>
      <w:r>
        <w:t xml:space="preserve">or unleashes </w:t>
      </w:r>
      <w:r w:rsidR="00263775">
        <w:t xml:space="preserve">new </w:t>
      </w:r>
      <w:r>
        <w:t xml:space="preserve">forces of </w:t>
      </w:r>
      <w:r w:rsidR="00263775">
        <w:t xml:space="preserve">division and disorder will depend critically </w:t>
      </w:r>
      <w:r w:rsidR="00935B4E">
        <w:t>on policies</w:t>
      </w:r>
      <w:r w:rsidR="00935B4E" w:rsidRPr="00935B4E">
        <w:t xml:space="preserve"> that </w:t>
      </w:r>
      <w:r w:rsidR="00935B4E">
        <w:t>can gain acceptance and buy-in from the</w:t>
      </w:r>
      <w:r w:rsidR="00935B4E" w:rsidRPr="00935B4E">
        <w:t xml:space="preserve"> </w:t>
      </w:r>
      <w:r w:rsidR="00935B4E">
        <w:t xml:space="preserve">middle </w:t>
      </w:r>
      <w:r w:rsidR="00935B4E" w:rsidRPr="00935B4E">
        <w:t>class</w:t>
      </w:r>
      <w:r w:rsidR="006223CA">
        <w:t>.</w:t>
      </w:r>
      <w:r w:rsidR="00263775">
        <w:t xml:space="preserve"> </w:t>
      </w:r>
    </w:p>
    <w:p w14:paraId="501D4130" w14:textId="77777777" w:rsidR="005D0EB0" w:rsidRDefault="005D0EB0" w:rsidP="00DC2ABF">
      <w:pPr>
        <w:keepLines w:val="0"/>
      </w:pPr>
    </w:p>
    <w:p w14:paraId="17A8264C" w14:textId="77777777" w:rsidR="00007E83" w:rsidRDefault="00007E83" w:rsidP="00DC2ABF">
      <w:pPr>
        <w:keepLines w:val="0"/>
      </w:pPr>
    </w:p>
    <w:p w14:paraId="28D1ED1B" w14:textId="77777777" w:rsidR="00007E83" w:rsidRDefault="00007E83" w:rsidP="00DC2ABF">
      <w:pPr>
        <w:keepLines w:val="0"/>
      </w:pPr>
    </w:p>
    <w:p w14:paraId="57FB8300" w14:textId="77777777" w:rsidR="005B652D" w:rsidRDefault="005B652D" w:rsidP="00DC2ABF">
      <w:pPr>
        <w:keepLines w:val="0"/>
      </w:pPr>
    </w:p>
    <w:p w14:paraId="66DD85D1" w14:textId="77777777" w:rsidR="005B652D" w:rsidRPr="00FC77D5" w:rsidRDefault="005B652D" w:rsidP="00DC2ABF">
      <w:pPr>
        <w:keepLines w:val="0"/>
      </w:pPr>
    </w:p>
    <w:sectPr w:rsidR="005B652D" w:rsidRPr="00FC77D5" w:rsidSect="00764FF8">
      <w:footerReference w:type="default" r:id="rId41"/>
      <w:footnotePr>
        <w:numFmt w:val="chicago"/>
      </w:footnotePr>
      <w:endnotePr>
        <w:numFmt w:val="decimal"/>
      </w:endnotePr>
      <w:pgSz w:w="12240" w:h="15840"/>
      <w:pgMar w:top="1440" w:right="1440" w:bottom="1440" w:left="1440" w:header="1440" w:footer="648" w:gutter="0"/>
      <w:cols w:space="720"/>
      <w:noEndnote/>
      <w:docGrid w:linePitch="32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F294B4" w14:textId="77777777" w:rsidR="004068B6" w:rsidRDefault="004068B6" w:rsidP="007A6209">
      <w:r>
        <w:separator/>
      </w:r>
    </w:p>
  </w:endnote>
  <w:endnote w:type="continuationSeparator" w:id="0">
    <w:p w14:paraId="0ADC4F2D" w14:textId="77777777" w:rsidR="004068B6" w:rsidRDefault="004068B6" w:rsidP="007A6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Garamond">
    <w:panose1 w:val="02020404030301010803"/>
    <w:charset w:val="00"/>
    <w:family w:val="auto"/>
    <w:pitch w:val="variable"/>
    <w:sig w:usb0="00000287" w:usb1="00000000" w:usb2="00000000" w:usb3="00000000" w:csb0="0000009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Mangal">
    <w:panose1 w:val="02040503050203030202"/>
    <w:charset w:val="00"/>
    <w:family w:val="auto"/>
    <w:pitch w:val="variable"/>
    <w:sig w:usb0="00008003" w:usb1="00000000" w:usb2="00000000" w:usb3="00000000" w:csb0="00000001"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7346479"/>
      <w:docPartObj>
        <w:docPartGallery w:val="Page Numbers (Bottom of Page)"/>
        <w:docPartUnique/>
      </w:docPartObj>
    </w:sdtPr>
    <w:sdtEndPr>
      <w:rPr>
        <w:noProof/>
      </w:rPr>
    </w:sdtEndPr>
    <w:sdtContent>
      <w:p w14:paraId="01AD6D46" w14:textId="77777777" w:rsidR="00DC607C" w:rsidRPr="00F76BBB" w:rsidRDefault="00DC607C" w:rsidP="007A6209">
        <w:pPr>
          <w:pStyle w:val="Footer"/>
          <w:jc w:val="center"/>
        </w:pPr>
        <w:r w:rsidRPr="00F76BBB">
          <w:fldChar w:fldCharType="begin"/>
        </w:r>
        <w:r w:rsidRPr="00F76BBB">
          <w:instrText xml:space="preserve"> PAGE   \* MERGEFORMAT </w:instrText>
        </w:r>
        <w:r w:rsidRPr="00F76BBB">
          <w:fldChar w:fldCharType="separate"/>
        </w:r>
        <w:r w:rsidR="001E0779">
          <w:rPr>
            <w:noProof/>
          </w:rPr>
          <w:t>1</w:t>
        </w:r>
        <w:r w:rsidRPr="00F76BBB">
          <w:rPr>
            <w:noProof/>
          </w:rPr>
          <w:fldChar w:fldCharType="end"/>
        </w:r>
      </w:p>
    </w:sdtContent>
  </w:sdt>
  <w:p w14:paraId="7545B61F" w14:textId="77777777" w:rsidR="00DC607C" w:rsidRDefault="00DC607C" w:rsidP="007A6209">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29C1B8" w14:textId="77777777" w:rsidR="004068B6" w:rsidRDefault="004068B6" w:rsidP="007A6209">
      <w:r>
        <w:separator/>
      </w:r>
    </w:p>
  </w:footnote>
  <w:footnote w:type="continuationSeparator" w:id="0">
    <w:p w14:paraId="2DB8C6FE" w14:textId="77777777" w:rsidR="004068B6" w:rsidRDefault="004068B6" w:rsidP="007A6209">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CB5E11"/>
    <w:multiLevelType w:val="hybridMultilevel"/>
    <w:tmpl w:val="09A669EC"/>
    <w:lvl w:ilvl="0" w:tplc="F5C670C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82F1ACE"/>
    <w:multiLevelType w:val="hybridMultilevel"/>
    <w:tmpl w:val="905C8A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E61520B"/>
    <w:multiLevelType w:val="hybridMultilevel"/>
    <w:tmpl w:val="832470A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0695114"/>
    <w:multiLevelType w:val="hybridMultilevel"/>
    <w:tmpl w:val="A0A0956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0F53D5C"/>
    <w:multiLevelType w:val="hybridMultilevel"/>
    <w:tmpl w:val="2C2259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9045F3A"/>
    <w:multiLevelType w:val="hybridMultilevel"/>
    <w:tmpl w:val="BCA2401A"/>
    <w:lvl w:ilvl="0" w:tplc="A74232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487082"/>
    <w:multiLevelType w:val="hybridMultilevel"/>
    <w:tmpl w:val="B322B76C"/>
    <w:lvl w:ilvl="0" w:tplc="4D923420">
      <w:start w:val="1"/>
      <w:numFmt w:val="upperRoman"/>
      <w:pStyle w:val="Heading2"/>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192F62"/>
    <w:multiLevelType w:val="hybridMultilevel"/>
    <w:tmpl w:val="912002A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6526420"/>
    <w:multiLevelType w:val="hybridMultilevel"/>
    <w:tmpl w:val="014C426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3BE4475"/>
    <w:multiLevelType w:val="hybridMultilevel"/>
    <w:tmpl w:val="027498B6"/>
    <w:lvl w:ilvl="0" w:tplc="8C04FEA2">
      <w:start w:val="1"/>
      <w:numFmt w:val="bullet"/>
      <w:lvlText w:val=""/>
      <w:lvlJc w:val="left"/>
      <w:pPr>
        <w:tabs>
          <w:tab w:val="num" w:pos="216"/>
        </w:tabs>
        <w:ind w:left="216" w:hanging="216"/>
      </w:pPr>
      <w:rPr>
        <w:rFonts w:ascii="Symbol" w:hAnsi="Symbol" w:hint="default"/>
        <w:sz w:val="24"/>
      </w:rPr>
    </w:lvl>
    <w:lvl w:ilvl="1" w:tplc="04090003" w:tentative="1">
      <w:start w:val="1"/>
      <w:numFmt w:val="bullet"/>
      <w:lvlText w:val="o"/>
      <w:lvlJc w:val="left"/>
      <w:pPr>
        <w:tabs>
          <w:tab w:val="num" w:pos="1008"/>
        </w:tabs>
        <w:ind w:left="1008" w:hanging="360"/>
      </w:pPr>
      <w:rPr>
        <w:rFonts w:ascii="Courier New" w:hAnsi="Courier New" w:cs="Courier New" w:hint="default"/>
      </w:rPr>
    </w:lvl>
    <w:lvl w:ilvl="2" w:tplc="04090005" w:tentative="1">
      <w:start w:val="1"/>
      <w:numFmt w:val="bullet"/>
      <w:lvlText w:val=""/>
      <w:lvlJc w:val="left"/>
      <w:pPr>
        <w:tabs>
          <w:tab w:val="num" w:pos="1728"/>
        </w:tabs>
        <w:ind w:left="1728" w:hanging="360"/>
      </w:pPr>
      <w:rPr>
        <w:rFonts w:ascii="Wingdings" w:hAnsi="Wingdings" w:hint="default"/>
      </w:rPr>
    </w:lvl>
    <w:lvl w:ilvl="3" w:tplc="04090001" w:tentative="1">
      <w:start w:val="1"/>
      <w:numFmt w:val="bullet"/>
      <w:lvlText w:val=""/>
      <w:lvlJc w:val="left"/>
      <w:pPr>
        <w:tabs>
          <w:tab w:val="num" w:pos="2448"/>
        </w:tabs>
        <w:ind w:left="2448" w:hanging="360"/>
      </w:pPr>
      <w:rPr>
        <w:rFonts w:ascii="Symbol" w:hAnsi="Symbol" w:hint="default"/>
      </w:rPr>
    </w:lvl>
    <w:lvl w:ilvl="4" w:tplc="04090003" w:tentative="1">
      <w:start w:val="1"/>
      <w:numFmt w:val="bullet"/>
      <w:lvlText w:val="o"/>
      <w:lvlJc w:val="left"/>
      <w:pPr>
        <w:tabs>
          <w:tab w:val="num" w:pos="3168"/>
        </w:tabs>
        <w:ind w:left="3168" w:hanging="360"/>
      </w:pPr>
      <w:rPr>
        <w:rFonts w:ascii="Courier New" w:hAnsi="Courier New" w:cs="Courier New" w:hint="default"/>
      </w:rPr>
    </w:lvl>
    <w:lvl w:ilvl="5" w:tplc="04090005" w:tentative="1">
      <w:start w:val="1"/>
      <w:numFmt w:val="bullet"/>
      <w:lvlText w:val=""/>
      <w:lvlJc w:val="left"/>
      <w:pPr>
        <w:tabs>
          <w:tab w:val="num" w:pos="3888"/>
        </w:tabs>
        <w:ind w:left="3888" w:hanging="360"/>
      </w:pPr>
      <w:rPr>
        <w:rFonts w:ascii="Wingdings" w:hAnsi="Wingdings" w:hint="default"/>
      </w:rPr>
    </w:lvl>
    <w:lvl w:ilvl="6" w:tplc="04090001" w:tentative="1">
      <w:start w:val="1"/>
      <w:numFmt w:val="bullet"/>
      <w:lvlText w:val=""/>
      <w:lvlJc w:val="left"/>
      <w:pPr>
        <w:tabs>
          <w:tab w:val="num" w:pos="4608"/>
        </w:tabs>
        <w:ind w:left="4608" w:hanging="360"/>
      </w:pPr>
      <w:rPr>
        <w:rFonts w:ascii="Symbol" w:hAnsi="Symbol" w:hint="default"/>
      </w:rPr>
    </w:lvl>
    <w:lvl w:ilvl="7" w:tplc="04090003" w:tentative="1">
      <w:start w:val="1"/>
      <w:numFmt w:val="bullet"/>
      <w:lvlText w:val="o"/>
      <w:lvlJc w:val="left"/>
      <w:pPr>
        <w:tabs>
          <w:tab w:val="num" w:pos="5328"/>
        </w:tabs>
        <w:ind w:left="5328" w:hanging="360"/>
      </w:pPr>
      <w:rPr>
        <w:rFonts w:ascii="Courier New" w:hAnsi="Courier New" w:cs="Courier New" w:hint="default"/>
      </w:rPr>
    </w:lvl>
    <w:lvl w:ilvl="8" w:tplc="04090005" w:tentative="1">
      <w:start w:val="1"/>
      <w:numFmt w:val="bullet"/>
      <w:lvlText w:val=""/>
      <w:lvlJc w:val="left"/>
      <w:pPr>
        <w:tabs>
          <w:tab w:val="num" w:pos="6048"/>
        </w:tabs>
        <w:ind w:left="6048" w:hanging="360"/>
      </w:pPr>
      <w:rPr>
        <w:rFonts w:ascii="Wingdings" w:hAnsi="Wingdings" w:hint="default"/>
      </w:rPr>
    </w:lvl>
  </w:abstractNum>
  <w:abstractNum w:abstractNumId="10">
    <w:nsid w:val="36EE05F4"/>
    <w:multiLevelType w:val="hybridMultilevel"/>
    <w:tmpl w:val="FC52A35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A3F4F73"/>
    <w:multiLevelType w:val="hybridMultilevel"/>
    <w:tmpl w:val="77AA3DAE"/>
    <w:lvl w:ilvl="0" w:tplc="6C36F30A">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02B3A07"/>
    <w:multiLevelType w:val="hybridMultilevel"/>
    <w:tmpl w:val="CF62A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0DC5DB7"/>
    <w:multiLevelType w:val="hybridMultilevel"/>
    <w:tmpl w:val="649630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782166C"/>
    <w:multiLevelType w:val="hybridMultilevel"/>
    <w:tmpl w:val="D5EA2E80"/>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78A10D9C"/>
    <w:multiLevelType w:val="hybridMultilevel"/>
    <w:tmpl w:val="8C14648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6"/>
  </w:num>
  <w:num w:numId="2">
    <w:abstractNumId w:val="15"/>
  </w:num>
  <w:num w:numId="3">
    <w:abstractNumId w:val="3"/>
  </w:num>
  <w:num w:numId="4">
    <w:abstractNumId w:val="10"/>
  </w:num>
  <w:num w:numId="5">
    <w:abstractNumId w:val="8"/>
  </w:num>
  <w:num w:numId="6">
    <w:abstractNumId w:val="4"/>
  </w:num>
  <w:num w:numId="7">
    <w:abstractNumId w:val="7"/>
  </w:num>
  <w:num w:numId="8">
    <w:abstractNumId w:val="1"/>
  </w:num>
  <w:num w:numId="9">
    <w:abstractNumId w:val="0"/>
  </w:num>
  <w:num w:numId="10">
    <w:abstractNumId w:val="14"/>
  </w:num>
  <w:num w:numId="11">
    <w:abstractNumId w:val="9"/>
  </w:num>
  <w:num w:numId="12">
    <w:abstractNumId w:val="11"/>
  </w:num>
  <w:num w:numId="13">
    <w:abstractNumId w:val="12"/>
  </w:num>
  <w:num w:numId="14">
    <w:abstractNumId w:val="2"/>
  </w:num>
  <w:num w:numId="15">
    <w:abstractNumId w:val="13"/>
  </w:num>
  <w:num w:numId="16">
    <w:abstractNumId w:val="5"/>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John Stuster">
    <w15:presenceInfo w15:providerId="Windows Live" w15:userId="d383751059e8ad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embedSystemFonts/>
  <w:bordersDoNotSurroundHeader/>
  <w:bordersDoNotSurroundFooter/>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drawingGridHorizontalSpacing w:val="120"/>
  <w:drawingGridVerticalSpacing w:val="163"/>
  <w:displayHorizontalDrawingGridEvery w:val="0"/>
  <w:displayVerticalDrawingGridEvery w:val="0"/>
  <w:doNotShadeFormData/>
  <w:noPunctuationKerning/>
  <w:characterSpacingControl w:val="doNotCompress"/>
  <w:footnotePr>
    <w:numFmt w:val="chicago"/>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4D3"/>
    <w:rsid w:val="00001C2D"/>
    <w:rsid w:val="00007E83"/>
    <w:rsid w:val="00017BA9"/>
    <w:rsid w:val="00021661"/>
    <w:rsid w:val="00022265"/>
    <w:rsid w:val="00022D41"/>
    <w:rsid w:val="00024530"/>
    <w:rsid w:val="000278D3"/>
    <w:rsid w:val="00032772"/>
    <w:rsid w:val="000345EE"/>
    <w:rsid w:val="0003474B"/>
    <w:rsid w:val="00037AC2"/>
    <w:rsid w:val="0004130C"/>
    <w:rsid w:val="00041479"/>
    <w:rsid w:val="00042061"/>
    <w:rsid w:val="000459ED"/>
    <w:rsid w:val="00050251"/>
    <w:rsid w:val="00050B8D"/>
    <w:rsid w:val="00053F7A"/>
    <w:rsid w:val="000559EE"/>
    <w:rsid w:val="00055CDA"/>
    <w:rsid w:val="00063C54"/>
    <w:rsid w:val="000773BD"/>
    <w:rsid w:val="00080537"/>
    <w:rsid w:val="00083000"/>
    <w:rsid w:val="00090B6A"/>
    <w:rsid w:val="000926D8"/>
    <w:rsid w:val="00092828"/>
    <w:rsid w:val="00095289"/>
    <w:rsid w:val="000A6E90"/>
    <w:rsid w:val="000B0392"/>
    <w:rsid w:val="000B0626"/>
    <w:rsid w:val="000C1E7C"/>
    <w:rsid w:val="000C52D0"/>
    <w:rsid w:val="000C54BB"/>
    <w:rsid w:val="000D14C6"/>
    <w:rsid w:val="000D2FDB"/>
    <w:rsid w:val="000D3A40"/>
    <w:rsid w:val="000D4015"/>
    <w:rsid w:val="000D4BA5"/>
    <w:rsid w:val="000D5BC0"/>
    <w:rsid w:val="000D5F86"/>
    <w:rsid w:val="000E25E0"/>
    <w:rsid w:val="000E2B5B"/>
    <w:rsid w:val="000E632D"/>
    <w:rsid w:val="000F1016"/>
    <w:rsid w:val="000F467D"/>
    <w:rsid w:val="000F6A6C"/>
    <w:rsid w:val="000F7770"/>
    <w:rsid w:val="000F7F53"/>
    <w:rsid w:val="0010096A"/>
    <w:rsid w:val="001017C6"/>
    <w:rsid w:val="001022B3"/>
    <w:rsid w:val="001043B7"/>
    <w:rsid w:val="0010730C"/>
    <w:rsid w:val="00116C4F"/>
    <w:rsid w:val="0012364F"/>
    <w:rsid w:val="00125094"/>
    <w:rsid w:val="00127CE6"/>
    <w:rsid w:val="0013112C"/>
    <w:rsid w:val="00131CF9"/>
    <w:rsid w:val="0013234C"/>
    <w:rsid w:val="00136F87"/>
    <w:rsid w:val="0014730C"/>
    <w:rsid w:val="0015023A"/>
    <w:rsid w:val="001603B1"/>
    <w:rsid w:val="001621FE"/>
    <w:rsid w:val="001639A3"/>
    <w:rsid w:val="00167EEE"/>
    <w:rsid w:val="00175B81"/>
    <w:rsid w:val="00180017"/>
    <w:rsid w:val="00180645"/>
    <w:rsid w:val="00182A72"/>
    <w:rsid w:val="001919BB"/>
    <w:rsid w:val="001A35E5"/>
    <w:rsid w:val="001B6958"/>
    <w:rsid w:val="001C1E57"/>
    <w:rsid w:val="001C3E4A"/>
    <w:rsid w:val="001C6812"/>
    <w:rsid w:val="001C6E04"/>
    <w:rsid w:val="001C7342"/>
    <w:rsid w:val="001C7E62"/>
    <w:rsid w:val="001D045E"/>
    <w:rsid w:val="001D151E"/>
    <w:rsid w:val="001D3607"/>
    <w:rsid w:val="001D686F"/>
    <w:rsid w:val="001E0779"/>
    <w:rsid w:val="001E12D2"/>
    <w:rsid w:val="001E2A53"/>
    <w:rsid w:val="001F7656"/>
    <w:rsid w:val="001F7A41"/>
    <w:rsid w:val="00202296"/>
    <w:rsid w:val="002061D4"/>
    <w:rsid w:val="00206D40"/>
    <w:rsid w:val="00207E62"/>
    <w:rsid w:val="002132BD"/>
    <w:rsid w:val="002219BE"/>
    <w:rsid w:val="0022714F"/>
    <w:rsid w:val="0022782A"/>
    <w:rsid w:val="00227C5D"/>
    <w:rsid w:val="00230382"/>
    <w:rsid w:val="00230D2D"/>
    <w:rsid w:val="00235F8E"/>
    <w:rsid w:val="00236EE3"/>
    <w:rsid w:val="00237621"/>
    <w:rsid w:val="00240575"/>
    <w:rsid w:val="00245564"/>
    <w:rsid w:val="002468C1"/>
    <w:rsid w:val="00247870"/>
    <w:rsid w:val="002478B8"/>
    <w:rsid w:val="00247FE4"/>
    <w:rsid w:val="002515B8"/>
    <w:rsid w:val="00253E7B"/>
    <w:rsid w:val="00256C9E"/>
    <w:rsid w:val="00263775"/>
    <w:rsid w:val="002641D9"/>
    <w:rsid w:val="002669F6"/>
    <w:rsid w:val="0027535A"/>
    <w:rsid w:val="00280301"/>
    <w:rsid w:val="00281982"/>
    <w:rsid w:val="002829AC"/>
    <w:rsid w:val="00287F78"/>
    <w:rsid w:val="002949B3"/>
    <w:rsid w:val="002A3F80"/>
    <w:rsid w:val="002B02F6"/>
    <w:rsid w:val="002B2387"/>
    <w:rsid w:val="002B23E7"/>
    <w:rsid w:val="002B5B31"/>
    <w:rsid w:val="002C3881"/>
    <w:rsid w:val="002D14B9"/>
    <w:rsid w:val="002D2D31"/>
    <w:rsid w:val="002D3BFA"/>
    <w:rsid w:val="002D43F0"/>
    <w:rsid w:val="002D6D69"/>
    <w:rsid w:val="002E084F"/>
    <w:rsid w:val="002E1B8B"/>
    <w:rsid w:val="002E2385"/>
    <w:rsid w:val="002E3EEE"/>
    <w:rsid w:val="002F479E"/>
    <w:rsid w:val="00304926"/>
    <w:rsid w:val="00305A5D"/>
    <w:rsid w:val="00305CE0"/>
    <w:rsid w:val="00307F13"/>
    <w:rsid w:val="00313A1C"/>
    <w:rsid w:val="00320570"/>
    <w:rsid w:val="0032096F"/>
    <w:rsid w:val="00322126"/>
    <w:rsid w:val="00323F06"/>
    <w:rsid w:val="00332542"/>
    <w:rsid w:val="00332BEB"/>
    <w:rsid w:val="00333E1C"/>
    <w:rsid w:val="003364E7"/>
    <w:rsid w:val="003428C1"/>
    <w:rsid w:val="00346F17"/>
    <w:rsid w:val="00352CD2"/>
    <w:rsid w:val="00354799"/>
    <w:rsid w:val="00357A45"/>
    <w:rsid w:val="0036118E"/>
    <w:rsid w:val="00361968"/>
    <w:rsid w:val="00365EC5"/>
    <w:rsid w:val="0036626B"/>
    <w:rsid w:val="00366CF5"/>
    <w:rsid w:val="003819C5"/>
    <w:rsid w:val="00382E4A"/>
    <w:rsid w:val="00387C50"/>
    <w:rsid w:val="00391247"/>
    <w:rsid w:val="003A01CB"/>
    <w:rsid w:val="003A06C6"/>
    <w:rsid w:val="003A2AD2"/>
    <w:rsid w:val="003A47DB"/>
    <w:rsid w:val="003A7DF2"/>
    <w:rsid w:val="003B2BAE"/>
    <w:rsid w:val="003B4969"/>
    <w:rsid w:val="003B517A"/>
    <w:rsid w:val="003B5303"/>
    <w:rsid w:val="003B61E4"/>
    <w:rsid w:val="003B6227"/>
    <w:rsid w:val="003C4C19"/>
    <w:rsid w:val="003C519C"/>
    <w:rsid w:val="003C5DBB"/>
    <w:rsid w:val="003D025D"/>
    <w:rsid w:val="003D0994"/>
    <w:rsid w:val="003D1F7C"/>
    <w:rsid w:val="003D2197"/>
    <w:rsid w:val="003F2121"/>
    <w:rsid w:val="003F25FF"/>
    <w:rsid w:val="003F4975"/>
    <w:rsid w:val="0040011B"/>
    <w:rsid w:val="0040130E"/>
    <w:rsid w:val="004046E8"/>
    <w:rsid w:val="004068B6"/>
    <w:rsid w:val="00414214"/>
    <w:rsid w:val="00416368"/>
    <w:rsid w:val="004166DB"/>
    <w:rsid w:val="00420425"/>
    <w:rsid w:val="00420459"/>
    <w:rsid w:val="0042232F"/>
    <w:rsid w:val="00430805"/>
    <w:rsid w:val="00433013"/>
    <w:rsid w:val="00434183"/>
    <w:rsid w:val="004356EF"/>
    <w:rsid w:val="00436780"/>
    <w:rsid w:val="00441C57"/>
    <w:rsid w:val="00456120"/>
    <w:rsid w:val="00456AE2"/>
    <w:rsid w:val="0045734C"/>
    <w:rsid w:val="00457352"/>
    <w:rsid w:val="0045741F"/>
    <w:rsid w:val="00467A2A"/>
    <w:rsid w:val="00470306"/>
    <w:rsid w:val="004710E0"/>
    <w:rsid w:val="004757A2"/>
    <w:rsid w:val="00486A13"/>
    <w:rsid w:val="00486F96"/>
    <w:rsid w:val="00493989"/>
    <w:rsid w:val="004939DB"/>
    <w:rsid w:val="004A003F"/>
    <w:rsid w:val="004A00DC"/>
    <w:rsid w:val="004A03A5"/>
    <w:rsid w:val="004A166A"/>
    <w:rsid w:val="004A4F8C"/>
    <w:rsid w:val="004A54EE"/>
    <w:rsid w:val="004A5956"/>
    <w:rsid w:val="004B2A47"/>
    <w:rsid w:val="004B471F"/>
    <w:rsid w:val="004B5D0A"/>
    <w:rsid w:val="004B5E0E"/>
    <w:rsid w:val="004C2D6D"/>
    <w:rsid w:val="004C686C"/>
    <w:rsid w:val="004D5DF9"/>
    <w:rsid w:val="004E63B0"/>
    <w:rsid w:val="004F1661"/>
    <w:rsid w:val="004F4F96"/>
    <w:rsid w:val="00501361"/>
    <w:rsid w:val="0050598F"/>
    <w:rsid w:val="00507AF3"/>
    <w:rsid w:val="00511F13"/>
    <w:rsid w:val="0051304A"/>
    <w:rsid w:val="00513B6D"/>
    <w:rsid w:val="00515552"/>
    <w:rsid w:val="005162E1"/>
    <w:rsid w:val="005179C5"/>
    <w:rsid w:val="00535D5A"/>
    <w:rsid w:val="005436BD"/>
    <w:rsid w:val="00555D2A"/>
    <w:rsid w:val="00556E3D"/>
    <w:rsid w:val="00557AD8"/>
    <w:rsid w:val="00561A5B"/>
    <w:rsid w:val="0056293C"/>
    <w:rsid w:val="00562FB8"/>
    <w:rsid w:val="005676F9"/>
    <w:rsid w:val="00570B6E"/>
    <w:rsid w:val="005748BF"/>
    <w:rsid w:val="005773A8"/>
    <w:rsid w:val="00581A87"/>
    <w:rsid w:val="00583485"/>
    <w:rsid w:val="00585126"/>
    <w:rsid w:val="00585608"/>
    <w:rsid w:val="00585BF0"/>
    <w:rsid w:val="00586C33"/>
    <w:rsid w:val="00586D9F"/>
    <w:rsid w:val="00594A7C"/>
    <w:rsid w:val="005952D9"/>
    <w:rsid w:val="0059594F"/>
    <w:rsid w:val="005A19AE"/>
    <w:rsid w:val="005A59DC"/>
    <w:rsid w:val="005B008B"/>
    <w:rsid w:val="005B1B7F"/>
    <w:rsid w:val="005B5249"/>
    <w:rsid w:val="005B652D"/>
    <w:rsid w:val="005C3CAC"/>
    <w:rsid w:val="005C5418"/>
    <w:rsid w:val="005D0EB0"/>
    <w:rsid w:val="005D1FA8"/>
    <w:rsid w:val="005D47DA"/>
    <w:rsid w:val="005D6A5A"/>
    <w:rsid w:val="005D7223"/>
    <w:rsid w:val="005F45A0"/>
    <w:rsid w:val="005F6E69"/>
    <w:rsid w:val="00602045"/>
    <w:rsid w:val="00602BD3"/>
    <w:rsid w:val="006032F8"/>
    <w:rsid w:val="006053DB"/>
    <w:rsid w:val="00606820"/>
    <w:rsid w:val="00606F91"/>
    <w:rsid w:val="00612753"/>
    <w:rsid w:val="00617EF4"/>
    <w:rsid w:val="006223CA"/>
    <w:rsid w:val="00624F0D"/>
    <w:rsid w:val="00626076"/>
    <w:rsid w:val="0062781E"/>
    <w:rsid w:val="00632E20"/>
    <w:rsid w:val="00633170"/>
    <w:rsid w:val="00635FF7"/>
    <w:rsid w:val="00636FD9"/>
    <w:rsid w:val="006438BD"/>
    <w:rsid w:val="006503BD"/>
    <w:rsid w:val="00651BCA"/>
    <w:rsid w:val="0065512C"/>
    <w:rsid w:val="006567B9"/>
    <w:rsid w:val="00657D6D"/>
    <w:rsid w:val="0066186F"/>
    <w:rsid w:val="00663613"/>
    <w:rsid w:val="00665EC4"/>
    <w:rsid w:val="00670FC1"/>
    <w:rsid w:val="0067432C"/>
    <w:rsid w:val="0067680C"/>
    <w:rsid w:val="0067772B"/>
    <w:rsid w:val="00680370"/>
    <w:rsid w:val="00681071"/>
    <w:rsid w:val="00684F32"/>
    <w:rsid w:val="00687DF1"/>
    <w:rsid w:val="00690D1E"/>
    <w:rsid w:val="00690FCE"/>
    <w:rsid w:val="00691221"/>
    <w:rsid w:val="0069194E"/>
    <w:rsid w:val="006969E1"/>
    <w:rsid w:val="006A0422"/>
    <w:rsid w:val="006A3162"/>
    <w:rsid w:val="006A3BF5"/>
    <w:rsid w:val="006A561A"/>
    <w:rsid w:val="006A5E58"/>
    <w:rsid w:val="006A63D2"/>
    <w:rsid w:val="006B03E2"/>
    <w:rsid w:val="006B5C96"/>
    <w:rsid w:val="006C1C78"/>
    <w:rsid w:val="006C648E"/>
    <w:rsid w:val="006C796F"/>
    <w:rsid w:val="006D0A03"/>
    <w:rsid w:val="006D55EA"/>
    <w:rsid w:val="006E226E"/>
    <w:rsid w:val="006E6F8A"/>
    <w:rsid w:val="006F111C"/>
    <w:rsid w:val="006F2C3F"/>
    <w:rsid w:val="006F390A"/>
    <w:rsid w:val="006F3934"/>
    <w:rsid w:val="006F4F4F"/>
    <w:rsid w:val="006F5465"/>
    <w:rsid w:val="007068B7"/>
    <w:rsid w:val="0070775B"/>
    <w:rsid w:val="007109E7"/>
    <w:rsid w:val="00711FAB"/>
    <w:rsid w:val="00713991"/>
    <w:rsid w:val="007164E1"/>
    <w:rsid w:val="00721126"/>
    <w:rsid w:val="007220C1"/>
    <w:rsid w:val="00723519"/>
    <w:rsid w:val="00730A18"/>
    <w:rsid w:val="00731F01"/>
    <w:rsid w:val="0073292B"/>
    <w:rsid w:val="00732D04"/>
    <w:rsid w:val="0073586A"/>
    <w:rsid w:val="007517E3"/>
    <w:rsid w:val="00756868"/>
    <w:rsid w:val="00762C51"/>
    <w:rsid w:val="00764FF8"/>
    <w:rsid w:val="00767153"/>
    <w:rsid w:val="00775522"/>
    <w:rsid w:val="00784ED0"/>
    <w:rsid w:val="0078509A"/>
    <w:rsid w:val="007861BB"/>
    <w:rsid w:val="00787F2D"/>
    <w:rsid w:val="00792868"/>
    <w:rsid w:val="00793A81"/>
    <w:rsid w:val="007956AB"/>
    <w:rsid w:val="0079788F"/>
    <w:rsid w:val="007A090C"/>
    <w:rsid w:val="007A32DD"/>
    <w:rsid w:val="007A6209"/>
    <w:rsid w:val="007A77CB"/>
    <w:rsid w:val="007B6B3C"/>
    <w:rsid w:val="007C15AB"/>
    <w:rsid w:val="007C585B"/>
    <w:rsid w:val="007C5DC0"/>
    <w:rsid w:val="007C7FE9"/>
    <w:rsid w:val="007D1551"/>
    <w:rsid w:val="007D2779"/>
    <w:rsid w:val="007E0A38"/>
    <w:rsid w:val="007E3304"/>
    <w:rsid w:val="007E6369"/>
    <w:rsid w:val="007F4C0A"/>
    <w:rsid w:val="008123EA"/>
    <w:rsid w:val="0081347C"/>
    <w:rsid w:val="0081418B"/>
    <w:rsid w:val="008154A6"/>
    <w:rsid w:val="00815D60"/>
    <w:rsid w:val="00820672"/>
    <w:rsid w:val="0082194B"/>
    <w:rsid w:val="00821EE0"/>
    <w:rsid w:val="00823B42"/>
    <w:rsid w:val="00826C67"/>
    <w:rsid w:val="0083052D"/>
    <w:rsid w:val="008313BA"/>
    <w:rsid w:val="00834295"/>
    <w:rsid w:val="008351AF"/>
    <w:rsid w:val="00842497"/>
    <w:rsid w:val="00842E8D"/>
    <w:rsid w:val="0084763C"/>
    <w:rsid w:val="008503BE"/>
    <w:rsid w:val="00852239"/>
    <w:rsid w:val="008545A7"/>
    <w:rsid w:val="00855E3A"/>
    <w:rsid w:val="008606C0"/>
    <w:rsid w:val="00865BEB"/>
    <w:rsid w:val="00871ABE"/>
    <w:rsid w:val="008735B3"/>
    <w:rsid w:val="00874BA0"/>
    <w:rsid w:val="00885D8A"/>
    <w:rsid w:val="008909D6"/>
    <w:rsid w:val="00891180"/>
    <w:rsid w:val="00894D05"/>
    <w:rsid w:val="008A06D8"/>
    <w:rsid w:val="008A312D"/>
    <w:rsid w:val="008A6A37"/>
    <w:rsid w:val="008B1049"/>
    <w:rsid w:val="008B1D34"/>
    <w:rsid w:val="008B2726"/>
    <w:rsid w:val="008B2F05"/>
    <w:rsid w:val="008B3619"/>
    <w:rsid w:val="008B79D4"/>
    <w:rsid w:val="008C110C"/>
    <w:rsid w:val="008C1550"/>
    <w:rsid w:val="008C1D71"/>
    <w:rsid w:val="008C22B2"/>
    <w:rsid w:val="008C438A"/>
    <w:rsid w:val="008C6737"/>
    <w:rsid w:val="008C691F"/>
    <w:rsid w:val="008C71E7"/>
    <w:rsid w:val="008C72B0"/>
    <w:rsid w:val="008C769E"/>
    <w:rsid w:val="008D3653"/>
    <w:rsid w:val="008E2F15"/>
    <w:rsid w:val="008E3C7A"/>
    <w:rsid w:val="008E6802"/>
    <w:rsid w:val="008E721B"/>
    <w:rsid w:val="008F00ED"/>
    <w:rsid w:val="008F1238"/>
    <w:rsid w:val="008F49F1"/>
    <w:rsid w:val="008F50C1"/>
    <w:rsid w:val="008F738D"/>
    <w:rsid w:val="008F78CC"/>
    <w:rsid w:val="00900F9A"/>
    <w:rsid w:val="009028E2"/>
    <w:rsid w:val="00905F45"/>
    <w:rsid w:val="009133AE"/>
    <w:rsid w:val="0091450E"/>
    <w:rsid w:val="00914881"/>
    <w:rsid w:val="00914BC9"/>
    <w:rsid w:val="0092429A"/>
    <w:rsid w:val="00926AC6"/>
    <w:rsid w:val="00926DF4"/>
    <w:rsid w:val="0093300C"/>
    <w:rsid w:val="00933C2A"/>
    <w:rsid w:val="00935B4E"/>
    <w:rsid w:val="00936AE8"/>
    <w:rsid w:val="00940C26"/>
    <w:rsid w:val="00941F0D"/>
    <w:rsid w:val="00942B64"/>
    <w:rsid w:val="00944A37"/>
    <w:rsid w:val="0095345C"/>
    <w:rsid w:val="009542FE"/>
    <w:rsid w:val="00955214"/>
    <w:rsid w:val="00956719"/>
    <w:rsid w:val="00964F17"/>
    <w:rsid w:val="009713A6"/>
    <w:rsid w:val="00973B8F"/>
    <w:rsid w:val="00974625"/>
    <w:rsid w:val="00974C01"/>
    <w:rsid w:val="00974CBC"/>
    <w:rsid w:val="00975BE8"/>
    <w:rsid w:val="00976692"/>
    <w:rsid w:val="00996FBE"/>
    <w:rsid w:val="00997014"/>
    <w:rsid w:val="00997504"/>
    <w:rsid w:val="009A3C83"/>
    <w:rsid w:val="009A45CB"/>
    <w:rsid w:val="009A47B8"/>
    <w:rsid w:val="009A598E"/>
    <w:rsid w:val="009B36BF"/>
    <w:rsid w:val="009B5B3C"/>
    <w:rsid w:val="009B6502"/>
    <w:rsid w:val="009B7890"/>
    <w:rsid w:val="009C137A"/>
    <w:rsid w:val="009C40F5"/>
    <w:rsid w:val="009D452D"/>
    <w:rsid w:val="009D55E5"/>
    <w:rsid w:val="009D683C"/>
    <w:rsid w:val="009D7342"/>
    <w:rsid w:val="009E6B58"/>
    <w:rsid w:val="009E6D2B"/>
    <w:rsid w:val="009F4FC1"/>
    <w:rsid w:val="00A030F6"/>
    <w:rsid w:val="00A07482"/>
    <w:rsid w:val="00A10EC1"/>
    <w:rsid w:val="00A13A2D"/>
    <w:rsid w:val="00A14338"/>
    <w:rsid w:val="00A163D2"/>
    <w:rsid w:val="00A23D5E"/>
    <w:rsid w:val="00A268EB"/>
    <w:rsid w:val="00A33278"/>
    <w:rsid w:val="00A33559"/>
    <w:rsid w:val="00A33B33"/>
    <w:rsid w:val="00A41E21"/>
    <w:rsid w:val="00A450A0"/>
    <w:rsid w:val="00A45A06"/>
    <w:rsid w:val="00A56CB2"/>
    <w:rsid w:val="00A57373"/>
    <w:rsid w:val="00A57D26"/>
    <w:rsid w:val="00A610D4"/>
    <w:rsid w:val="00A61D75"/>
    <w:rsid w:val="00A631E2"/>
    <w:rsid w:val="00A676D8"/>
    <w:rsid w:val="00A71CE5"/>
    <w:rsid w:val="00A730CF"/>
    <w:rsid w:val="00A7315F"/>
    <w:rsid w:val="00A80F8C"/>
    <w:rsid w:val="00A8174C"/>
    <w:rsid w:val="00A864F9"/>
    <w:rsid w:val="00A9096C"/>
    <w:rsid w:val="00A91262"/>
    <w:rsid w:val="00A9237A"/>
    <w:rsid w:val="00A940CC"/>
    <w:rsid w:val="00AA0E87"/>
    <w:rsid w:val="00AA546D"/>
    <w:rsid w:val="00AA5985"/>
    <w:rsid w:val="00AB4C8E"/>
    <w:rsid w:val="00AB7E38"/>
    <w:rsid w:val="00AC3FCB"/>
    <w:rsid w:val="00AC43D6"/>
    <w:rsid w:val="00AD2130"/>
    <w:rsid w:val="00AD267A"/>
    <w:rsid w:val="00AD5E1F"/>
    <w:rsid w:val="00AE036A"/>
    <w:rsid w:val="00AE0406"/>
    <w:rsid w:val="00AE0D99"/>
    <w:rsid w:val="00AE630B"/>
    <w:rsid w:val="00AE7E58"/>
    <w:rsid w:val="00AF179B"/>
    <w:rsid w:val="00AF4B38"/>
    <w:rsid w:val="00AF506D"/>
    <w:rsid w:val="00AF5D06"/>
    <w:rsid w:val="00B05711"/>
    <w:rsid w:val="00B10F2D"/>
    <w:rsid w:val="00B201F7"/>
    <w:rsid w:val="00B20CCB"/>
    <w:rsid w:val="00B21CA1"/>
    <w:rsid w:val="00B22731"/>
    <w:rsid w:val="00B25557"/>
    <w:rsid w:val="00B25C2D"/>
    <w:rsid w:val="00B25E52"/>
    <w:rsid w:val="00B30160"/>
    <w:rsid w:val="00B3422A"/>
    <w:rsid w:val="00B3441A"/>
    <w:rsid w:val="00B41BE6"/>
    <w:rsid w:val="00B430F6"/>
    <w:rsid w:val="00B45396"/>
    <w:rsid w:val="00B47B87"/>
    <w:rsid w:val="00B52EDD"/>
    <w:rsid w:val="00B61668"/>
    <w:rsid w:val="00B63A5D"/>
    <w:rsid w:val="00B646B7"/>
    <w:rsid w:val="00B66B63"/>
    <w:rsid w:val="00B70D24"/>
    <w:rsid w:val="00B7267F"/>
    <w:rsid w:val="00B762EB"/>
    <w:rsid w:val="00B77263"/>
    <w:rsid w:val="00B77849"/>
    <w:rsid w:val="00B817A9"/>
    <w:rsid w:val="00B81CAC"/>
    <w:rsid w:val="00B85983"/>
    <w:rsid w:val="00B86419"/>
    <w:rsid w:val="00B872DF"/>
    <w:rsid w:val="00B9345A"/>
    <w:rsid w:val="00B941D8"/>
    <w:rsid w:val="00B97DE8"/>
    <w:rsid w:val="00BA1285"/>
    <w:rsid w:val="00BA2107"/>
    <w:rsid w:val="00BA582C"/>
    <w:rsid w:val="00BA697A"/>
    <w:rsid w:val="00BA7DB8"/>
    <w:rsid w:val="00BB6F27"/>
    <w:rsid w:val="00BC12BE"/>
    <w:rsid w:val="00BC57F1"/>
    <w:rsid w:val="00BC5E23"/>
    <w:rsid w:val="00BC7A47"/>
    <w:rsid w:val="00BC7CA6"/>
    <w:rsid w:val="00BD06BB"/>
    <w:rsid w:val="00BD6B7A"/>
    <w:rsid w:val="00BE3841"/>
    <w:rsid w:val="00BF137D"/>
    <w:rsid w:val="00BF3188"/>
    <w:rsid w:val="00BF38E6"/>
    <w:rsid w:val="00BF674B"/>
    <w:rsid w:val="00C05D7A"/>
    <w:rsid w:val="00C0615C"/>
    <w:rsid w:val="00C12EDA"/>
    <w:rsid w:val="00C13DAA"/>
    <w:rsid w:val="00C16211"/>
    <w:rsid w:val="00C16CF9"/>
    <w:rsid w:val="00C170D1"/>
    <w:rsid w:val="00C2025E"/>
    <w:rsid w:val="00C212EE"/>
    <w:rsid w:val="00C23B6B"/>
    <w:rsid w:val="00C3025A"/>
    <w:rsid w:val="00C31F13"/>
    <w:rsid w:val="00C34F1D"/>
    <w:rsid w:val="00C43FAE"/>
    <w:rsid w:val="00C44ADC"/>
    <w:rsid w:val="00C55AC8"/>
    <w:rsid w:val="00C633B5"/>
    <w:rsid w:val="00C65108"/>
    <w:rsid w:val="00C672A0"/>
    <w:rsid w:val="00C70AC3"/>
    <w:rsid w:val="00C72C19"/>
    <w:rsid w:val="00C74EE5"/>
    <w:rsid w:val="00C81C26"/>
    <w:rsid w:val="00C82882"/>
    <w:rsid w:val="00C84AC5"/>
    <w:rsid w:val="00C95891"/>
    <w:rsid w:val="00C95D71"/>
    <w:rsid w:val="00C95EBB"/>
    <w:rsid w:val="00C964DC"/>
    <w:rsid w:val="00C97179"/>
    <w:rsid w:val="00CA3446"/>
    <w:rsid w:val="00CA5718"/>
    <w:rsid w:val="00CB1250"/>
    <w:rsid w:val="00CB21C7"/>
    <w:rsid w:val="00CB73F4"/>
    <w:rsid w:val="00CC060B"/>
    <w:rsid w:val="00CC106D"/>
    <w:rsid w:val="00CC2384"/>
    <w:rsid w:val="00CC4987"/>
    <w:rsid w:val="00CC5062"/>
    <w:rsid w:val="00CD0325"/>
    <w:rsid w:val="00CD141C"/>
    <w:rsid w:val="00CD17BF"/>
    <w:rsid w:val="00CD248A"/>
    <w:rsid w:val="00CD5C47"/>
    <w:rsid w:val="00CE07C4"/>
    <w:rsid w:val="00CE1020"/>
    <w:rsid w:val="00CE4466"/>
    <w:rsid w:val="00CE4891"/>
    <w:rsid w:val="00CE52B9"/>
    <w:rsid w:val="00CE54EB"/>
    <w:rsid w:val="00CF4C1D"/>
    <w:rsid w:val="00CF6EDE"/>
    <w:rsid w:val="00D0308B"/>
    <w:rsid w:val="00D06936"/>
    <w:rsid w:val="00D07350"/>
    <w:rsid w:val="00D07741"/>
    <w:rsid w:val="00D10A3F"/>
    <w:rsid w:val="00D14FC1"/>
    <w:rsid w:val="00D16D7D"/>
    <w:rsid w:val="00D233D7"/>
    <w:rsid w:val="00D23541"/>
    <w:rsid w:val="00D25F61"/>
    <w:rsid w:val="00D42B3D"/>
    <w:rsid w:val="00D44963"/>
    <w:rsid w:val="00D51924"/>
    <w:rsid w:val="00D522C4"/>
    <w:rsid w:val="00D52ED6"/>
    <w:rsid w:val="00D61225"/>
    <w:rsid w:val="00D61C56"/>
    <w:rsid w:val="00D65091"/>
    <w:rsid w:val="00D67B5D"/>
    <w:rsid w:val="00D71000"/>
    <w:rsid w:val="00D7160F"/>
    <w:rsid w:val="00D749DE"/>
    <w:rsid w:val="00D80A57"/>
    <w:rsid w:val="00D82930"/>
    <w:rsid w:val="00D831C3"/>
    <w:rsid w:val="00D83A25"/>
    <w:rsid w:val="00D85B25"/>
    <w:rsid w:val="00D872B2"/>
    <w:rsid w:val="00D87FCC"/>
    <w:rsid w:val="00DA0FBA"/>
    <w:rsid w:val="00DA1AD1"/>
    <w:rsid w:val="00DA7735"/>
    <w:rsid w:val="00DB17BE"/>
    <w:rsid w:val="00DB193A"/>
    <w:rsid w:val="00DB5F65"/>
    <w:rsid w:val="00DC2ABF"/>
    <w:rsid w:val="00DC5764"/>
    <w:rsid w:val="00DC607C"/>
    <w:rsid w:val="00DD0277"/>
    <w:rsid w:val="00DD7C4B"/>
    <w:rsid w:val="00DF1044"/>
    <w:rsid w:val="00DF2026"/>
    <w:rsid w:val="00DF658A"/>
    <w:rsid w:val="00E0539F"/>
    <w:rsid w:val="00E10B71"/>
    <w:rsid w:val="00E12842"/>
    <w:rsid w:val="00E12FBD"/>
    <w:rsid w:val="00E1470C"/>
    <w:rsid w:val="00E152A6"/>
    <w:rsid w:val="00E169B3"/>
    <w:rsid w:val="00E16C80"/>
    <w:rsid w:val="00E17F96"/>
    <w:rsid w:val="00E20192"/>
    <w:rsid w:val="00E20A2D"/>
    <w:rsid w:val="00E23BB9"/>
    <w:rsid w:val="00E276C0"/>
    <w:rsid w:val="00E3349B"/>
    <w:rsid w:val="00E338C4"/>
    <w:rsid w:val="00E37056"/>
    <w:rsid w:val="00E4045D"/>
    <w:rsid w:val="00E51DB2"/>
    <w:rsid w:val="00E56C1F"/>
    <w:rsid w:val="00E61DEB"/>
    <w:rsid w:val="00E8326D"/>
    <w:rsid w:val="00E8430A"/>
    <w:rsid w:val="00E96B9A"/>
    <w:rsid w:val="00E97475"/>
    <w:rsid w:val="00EA070B"/>
    <w:rsid w:val="00EA6BC6"/>
    <w:rsid w:val="00EA7F19"/>
    <w:rsid w:val="00EB0DC6"/>
    <w:rsid w:val="00EB0F43"/>
    <w:rsid w:val="00EC2CB7"/>
    <w:rsid w:val="00EC329B"/>
    <w:rsid w:val="00ED1B06"/>
    <w:rsid w:val="00ED352F"/>
    <w:rsid w:val="00ED4713"/>
    <w:rsid w:val="00EE581A"/>
    <w:rsid w:val="00EE6237"/>
    <w:rsid w:val="00EE7E8A"/>
    <w:rsid w:val="00EF273F"/>
    <w:rsid w:val="00F0101B"/>
    <w:rsid w:val="00F06A78"/>
    <w:rsid w:val="00F10DEF"/>
    <w:rsid w:val="00F12BEA"/>
    <w:rsid w:val="00F138AD"/>
    <w:rsid w:val="00F178E8"/>
    <w:rsid w:val="00F17F13"/>
    <w:rsid w:val="00F278BC"/>
    <w:rsid w:val="00F31D9A"/>
    <w:rsid w:val="00F34C58"/>
    <w:rsid w:val="00F372BD"/>
    <w:rsid w:val="00F37525"/>
    <w:rsid w:val="00F41E8B"/>
    <w:rsid w:val="00F458A6"/>
    <w:rsid w:val="00F513E6"/>
    <w:rsid w:val="00F61521"/>
    <w:rsid w:val="00F64919"/>
    <w:rsid w:val="00F66348"/>
    <w:rsid w:val="00F73105"/>
    <w:rsid w:val="00F7603D"/>
    <w:rsid w:val="00F76BBB"/>
    <w:rsid w:val="00F76FC6"/>
    <w:rsid w:val="00F77EBE"/>
    <w:rsid w:val="00F800B8"/>
    <w:rsid w:val="00F804E3"/>
    <w:rsid w:val="00F854D3"/>
    <w:rsid w:val="00F8752A"/>
    <w:rsid w:val="00F92E2E"/>
    <w:rsid w:val="00F93B5F"/>
    <w:rsid w:val="00F96EB9"/>
    <w:rsid w:val="00F97661"/>
    <w:rsid w:val="00FA0FB2"/>
    <w:rsid w:val="00FA1004"/>
    <w:rsid w:val="00FA5D28"/>
    <w:rsid w:val="00FB5083"/>
    <w:rsid w:val="00FB50A0"/>
    <w:rsid w:val="00FB6733"/>
    <w:rsid w:val="00FB69BD"/>
    <w:rsid w:val="00FC0979"/>
    <w:rsid w:val="00FC5ED7"/>
    <w:rsid w:val="00FC77D5"/>
    <w:rsid w:val="00FD7948"/>
    <w:rsid w:val="00FE0F60"/>
    <w:rsid w:val="00FE17E9"/>
    <w:rsid w:val="00FE1AEF"/>
    <w:rsid w:val="00FE7AF1"/>
    <w:rsid w:val="00FE7EBF"/>
    <w:rsid w:val="00FF0C52"/>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A63CA0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6209"/>
    <w:pPr>
      <w:keepLines/>
      <w:jc w:val="both"/>
    </w:pPr>
    <w:rPr>
      <w:bCs/>
      <w:snapToGrid w:val="0"/>
      <w:sz w:val="24"/>
      <w:szCs w:val="24"/>
    </w:rPr>
  </w:style>
  <w:style w:type="paragraph" w:styleId="Heading1">
    <w:name w:val="heading 1"/>
    <w:basedOn w:val="Normal"/>
    <w:next w:val="Normal"/>
    <w:qFormat/>
    <w:pPr>
      <w:keepNext/>
      <w:outlineLvl w:val="0"/>
    </w:pPr>
    <w:rPr>
      <w:b/>
      <w:bCs w:val="0"/>
      <w:sz w:val="22"/>
    </w:rPr>
  </w:style>
  <w:style w:type="paragraph" w:styleId="Heading2">
    <w:name w:val="heading 2"/>
    <w:basedOn w:val="Normal"/>
    <w:next w:val="Normal"/>
    <w:qFormat/>
    <w:pPr>
      <w:keepNext/>
      <w:numPr>
        <w:numId w:val="1"/>
      </w:numPr>
      <w:outlineLvl w:val="1"/>
    </w:pPr>
    <w:rPr>
      <w:b/>
      <w:bCs w:val="0"/>
      <w:sz w:val="22"/>
    </w:rPr>
  </w:style>
  <w:style w:type="paragraph" w:styleId="Heading3">
    <w:name w:val="heading 3"/>
    <w:basedOn w:val="Normal"/>
    <w:next w:val="Normal"/>
    <w:qFormat/>
    <w:pPr>
      <w:keepNext/>
      <w:outlineLvl w:val="2"/>
    </w:pPr>
    <w:rPr>
      <w:b/>
      <w:bCs w:val="0"/>
      <w:color w:val="000000"/>
      <w:sz w:val="20"/>
    </w:rPr>
  </w:style>
  <w:style w:type="paragraph" w:styleId="Heading4">
    <w:name w:val="heading 4"/>
    <w:basedOn w:val="Normal"/>
    <w:next w:val="Normal"/>
    <w:qFormat/>
    <w:pPr>
      <w:keepNext/>
      <w:outlineLvl w:val="3"/>
    </w:pPr>
    <w:rPr>
      <w:b/>
      <w:bCs w:val="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tyle>
  <w:style w:type="paragraph" w:styleId="BodyText">
    <w:name w:val="Body Text"/>
    <w:basedOn w:val="Normal"/>
    <w:rPr>
      <w:sz w:val="22"/>
    </w:rPr>
  </w:style>
  <w:style w:type="paragraph" w:styleId="BodyTextIndent">
    <w:name w:val="Body Text Indent"/>
    <w:basedOn w:val="Normal"/>
    <w:pPr>
      <w:ind w:left="720"/>
    </w:pPr>
    <w:rPr>
      <w:sz w:val="22"/>
    </w:rPr>
  </w:style>
  <w:style w:type="character" w:styleId="Hyperlink">
    <w:name w:val="Hyperlink"/>
    <w:rPr>
      <w:color w:val="0000FF"/>
      <w:u w:val="single"/>
    </w:rPr>
  </w:style>
  <w:style w:type="paragraph" w:styleId="BalloonText">
    <w:name w:val="Balloon Text"/>
    <w:basedOn w:val="Normal"/>
    <w:semiHidden/>
    <w:rsid w:val="00D87FCC"/>
    <w:rPr>
      <w:rFonts w:ascii="Tahoma" w:hAnsi="Tahoma" w:cs="Tahoma"/>
      <w:sz w:val="16"/>
      <w:szCs w:val="16"/>
    </w:rPr>
  </w:style>
  <w:style w:type="paragraph" w:styleId="Header">
    <w:name w:val="header"/>
    <w:basedOn w:val="Normal"/>
    <w:rsid w:val="008A6A37"/>
    <w:pPr>
      <w:tabs>
        <w:tab w:val="center" w:pos="4320"/>
        <w:tab w:val="right" w:pos="8640"/>
      </w:tabs>
    </w:pPr>
  </w:style>
  <w:style w:type="paragraph" w:styleId="Footer">
    <w:name w:val="footer"/>
    <w:basedOn w:val="Normal"/>
    <w:link w:val="FooterChar"/>
    <w:uiPriority w:val="99"/>
    <w:rsid w:val="008A6A37"/>
    <w:pPr>
      <w:tabs>
        <w:tab w:val="center" w:pos="4320"/>
        <w:tab w:val="right" w:pos="8640"/>
      </w:tabs>
    </w:pPr>
  </w:style>
  <w:style w:type="character" w:styleId="PageNumber">
    <w:name w:val="page number"/>
    <w:basedOn w:val="DefaultParagraphFont"/>
    <w:rsid w:val="008A6A37"/>
  </w:style>
  <w:style w:type="paragraph" w:styleId="ListParagraph">
    <w:name w:val="List Paragraph"/>
    <w:basedOn w:val="Normal"/>
    <w:qFormat/>
    <w:rsid w:val="00CA3446"/>
    <w:pPr>
      <w:ind w:left="720"/>
      <w:contextualSpacing/>
    </w:pPr>
    <w:rPr>
      <w:snapToGrid/>
    </w:rPr>
  </w:style>
  <w:style w:type="table" w:styleId="TableGrid">
    <w:name w:val="Table Grid"/>
    <w:basedOn w:val="TableNormal"/>
    <w:rsid w:val="00CA344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rsid w:val="00CA3446"/>
    <w:rPr>
      <w:sz w:val="16"/>
      <w:szCs w:val="16"/>
    </w:rPr>
  </w:style>
  <w:style w:type="paragraph" w:styleId="CommentText">
    <w:name w:val="annotation text"/>
    <w:basedOn w:val="Normal"/>
    <w:link w:val="CommentTextChar"/>
    <w:rsid w:val="00CA3446"/>
    <w:rPr>
      <w:snapToGrid/>
      <w:sz w:val="20"/>
    </w:rPr>
  </w:style>
  <w:style w:type="character" w:customStyle="1" w:styleId="CommentTextChar">
    <w:name w:val="Comment Text Char"/>
    <w:basedOn w:val="DefaultParagraphFont"/>
    <w:link w:val="CommentText"/>
    <w:rsid w:val="00CA3446"/>
  </w:style>
  <w:style w:type="character" w:styleId="FollowedHyperlink">
    <w:name w:val="FollowedHyperlink"/>
    <w:basedOn w:val="DefaultParagraphFont"/>
    <w:uiPriority w:val="99"/>
    <w:semiHidden/>
    <w:unhideWhenUsed/>
    <w:rsid w:val="00651BCA"/>
    <w:rPr>
      <w:color w:val="800080" w:themeColor="followedHyperlink"/>
      <w:u w:val="single"/>
    </w:rPr>
  </w:style>
  <w:style w:type="character" w:customStyle="1" w:styleId="FooterChar">
    <w:name w:val="Footer Char"/>
    <w:basedOn w:val="DefaultParagraphFont"/>
    <w:link w:val="Footer"/>
    <w:uiPriority w:val="99"/>
    <w:rsid w:val="00CB73F4"/>
    <w:rPr>
      <w:rFonts w:ascii="Garamond" w:hAnsi="Garamond"/>
      <w:snapToGrid w:val="0"/>
      <w:sz w:val="24"/>
    </w:rPr>
  </w:style>
  <w:style w:type="paragraph" w:styleId="CommentSubject">
    <w:name w:val="annotation subject"/>
    <w:basedOn w:val="CommentText"/>
    <w:next w:val="CommentText"/>
    <w:link w:val="CommentSubjectChar"/>
    <w:uiPriority w:val="99"/>
    <w:semiHidden/>
    <w:unhideWhenUsed/>
    <w:rsid w:val="005C3CAC"/>
    <w:pPr>
      <w:widowControl w:val="0"/>
    </w:pPr>
    <w:rPr>
      <w:rFonts w:ascii="Garamond" w:hAnsi="Garamond"/>
      <w:b/>
      <w:bCs w:val="0"/>
      <w:snapToGrid w:val="0"/>
    </w:rPr>
  </w:style>
  <w:style w:type="character" w:customStyle="1" w:styleId="CommentSubjectChar">
    <w:name w:val="Comment Subject Char"/>
    <w:basedOn w:val="CommentTextChar"/>
    <w:link w:val="CommentSubject"/>
    <w:uiPriority w:val="99"/>
    <w:semiHidden/>
    <w:rsid w:val="005C3CAC"/>
    <w:rPr>
      <w:rFonts w:ascii="Garamond" w:hAnsi="Garamond"/>
      <w:b/>
      <w:bCs/>
      <w:snapToGrid w:val="0"/>
    </w:rPr>
  </w:style>
  <w:style w:type="table" w:customStyle="1" w:styleId="Style1">
    <w:name w:val="Style1"/>
    <w:basedOn w:val="TableNormal"/>
    <w:uiPriority w:val="99"/>
    <w:rsid w:val="002D43F0"/>
    <w:tblPr>
      <w:tblInd w:w="0" w:type="dxa"/>
      <w:tblBorders>
        <w:top w:val="single" w:sz="12" w:space="0" w:color="auto"/>
        <w:bottom w:val="single" w:sz="12" w:space="0" w:color="auto"/>
      </w:tblBorders>
      <w:tblCellMar>
        <w:top w:w="0" w:type="dxa"/>
        <w:left w:w="108" w:type="dxa"/>
        <w:bottom w:w="0" w:type="dxa"/>
        <w:right w:w="108" w:type="dxa"/>
      </w:tblCellMar>
    </w:tblPr>
    <w:tblStylePr w:type="firstRow">
      <w:rPr>
        <w:rFonts w:ascii="Times New Roman" w:hAnsi="Times New Roman"/>
        <w:b/>
        <w:color w:val="auto"/>
      </w:rPr>
      <w:tblPr/>
      <w:tcPr>
        <w:tcBorders>
          <w:bottom w:val="single" w:sz="6" w:space="0" w:color="auto"/>
        </w:tcBorders>
      </w:tcPr>
    </w:tblStylePr>
  </w:style>
  <w:style w:type="paragraph" w:styleId="FootnoteText">
    <w:name w:val="footnote text"/>
    <w:basedOn w:val="Normal"/>
    <w:link w:val="FootnoteTextChar"/>
    <w:unhideWhenUsed/>
    <w:rsid w:val="0066186F"/>
    <w:rPr>
      <w:sz w:val="20"/>
    </w:rPr>
  </w:style>
  <w:style w:type="character" w:customStyle="1" w:styleId="FootnoteTextChar">
    <w:name w:val="Footnote Text Char"/>
    <w:basedOn w:val="DefaultParagraphFont"/>
    <w:link w:val="FootnoteText"/>
    <w:rsid w:val="0066186F"/>
    <w:rPr>
      <w:rFonts w:ascii="Garamond" w:hAnsi="Garamond"/>
      <w:snapToGrid w:val="0"/>
    </w:rPr>
  </w:style>
  <w:style w:type="table" w:styleId="PlainTable1">
    <w:name w:val="Plain Table 1"/>
    <w:basedOn w:val="TableNormal"/>
    <w:uiPriority w:val="99"/>
    <w:rsid w:val="00BC12BE"/>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99"/>
    <w:rsid w:val="00BC12BE"/>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2703163">
      <w:bodyDiv w:val="1"/>
      <w:marLeft w:val="0"/>
      <w:marRight w:val="0"/>
      <w:marTop w:val="0"/>
      <w:marBottom w:val="0"/>
      <w:divBdr>
        <w:top w:val="none" w:sz="0" w:space="0" w:color="auto"/>
        <w:left w:val="none" w:sz="0" w:space="0" w:color="auto"/>
        <w:bottom w:val="none" w:sz="0" w:space="0" w:color="auto"/>
        <w:right w:val="none" w:sz="0" w:space="0" w:color="auto"/>
      </w:divBdr>
      <w:divsChild>
        <w:div w:id="747310025">
          <w:marLeft w:val="0"/>
          <w:marRight w:val="0"/>
          <w:marTop w:val="0"/>
          <w:marBottom w:val="0"/>
          <w:divBdr>
            <w:top w:val="none" w:sz="0" w:space="0" w:color="auto"/>
            <w:left w:val="none" w:sz="0" w:space="0" w:color="auto"/>
            <w:bottom w:val="none" w:sz="0" w:space="0" w:color="auto"/>
            <w:right w:val="none" w:sz="0" w:space="0" w:color="auto"/>
          </w:divBdr>
          <w:divsChild>
            <w:div w:id="1523319416">
              <w:marLeft w:val="0"/>
              <w:marRight w:val="0"/>
              <w:marTop w:val="0"/>
              <w:marBottom w:val="0"/>
              <w:divBdr>
                <w:top w:val="none" w:sz="0" w:space="0" w:color="auto"/>
                <w:left w:val="none" w:sz="0" w:space="0" w:color="auto"/>
                <w:bottom w:val="none" w:sz="0" w:space="0" w:color="auto"/>
                <w:right w:val="none" w:sz="0" w:space="0" w:color="auto"/>
              </w:divBdr>
            </w:div>
          </w:divsChild>
        </w:div>
        <w:div w:id="2038312216">
          <w:marLeft w:val="0"/>
          <w:marRight w:val="0"/>
          <w:marTop w:val="0"/>
          <w:marBottom w:val="0"/>
          <w:divBdr>
            <w:top w:val="none" w:sz="0" w:space="0" w:color="auto"/>
            <w:left w:val="none" w:sz="0" w:space="0" w:color="auto"/>
            <w:bottom w:val="none" w:sz="0" w:space="0" w:color="auto"/>
            <w:right w:val="none" w:sz="0" w:space="0" w:color="auto"/>
          </w:divBdr>
          <w:divsChild>
            <w:div w:id="83592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963070">
      <w:bodyDiv w:val="1"/>
      <w:marLeft w:val="0"/>
      <w:marRight w:val="0"/>
      <w:marTop w:val="0"/>
      <w:marBottom w:val="0"/>
      <w:divBdr>
        <w:top w:val="none" w:sz="0" w:space="0" w:color="auto"/>
        <w:left w:val="none" w:sz="0" w:space="0" w:color="auto"/>
        <w:bottom w:val="none" w:sz="0" w:space="0" w:color="auto"/>
        <w:right w:val="none" w:sz="0" w:space="0" w:color="auto"/>
      </w:divBdr>
    </w:div>
    <w:div w:id="563565217">
      <w:bodyDiv w:val="1"/>
      <w:marLeft w:val="0"/>
      <w:marRight w:val="0"/>
      <w:marTop w:val="0"/>
      <w:marBottom w:val="0"/>
      <w:divBdr>
        <w:top w:val="none" w:sz="0" w:space="0" w:color="auto"/>
        <w:left w:val="none" w:sz="0" w:space="0" w:color="auto"/>
        <w:bottom w:val="none" w:sz="0" w:space="0" w:color="auto"/>
        <w:right w:val="none" w:sz="0" w:space="0" w:color="auto"/>
      </w:divBdr>
    </w:div>
    <w:div w:id="812718812">
      <w:bodyDiv w:val="1"/>
      <w:marLeft w:val="0"/>
      <w:marRight w:val="0"/>
      <w:marTop w:val="0"/>
      <w:marBottom w:val="0"/>
      <w:divBdr>
        <w:top w:val="none" w:sz="0" w:space="0" w:color="auto"/>
        <w:left w:val="none" w:sz="0" w:space="0" w:color="auto"/>
        <w:bottom w:val="none" w:sz="0" w:space="0" w:color="auto"/>
        <w:right w:val="none" w:sz="0" w:space="0" w:color="auto"/>
      </w:divBdr>
    </w:div>
    <w:div w:id="893664224">
      <w:bodyDiv w:val="1"/>
      <w:marLeft w:val="0"/>
      <w:marRight w:val="0"/>
      <w:marTop w:val="0"/>
      <w:marBottom w:val="0"/>
      <w:divBdr>
        <w:top w:val="none" w:sz="0" w:space="0" w:color="auto"/>
        <w:left w:val="none" w:sz="0" w:space="0" w:color="auto"/>
        <w:bottom w:val="none" w:sz="0" w:space="0" w:color="auto"/>
        <w:right w:val="none" w:sz="0" w:space="0" w:color="auto"/>
      </w:divBdr>
    </w:div>
    <w:div w:id="1503162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elibrary.worldbank.org/doi/10.1596/978-1-4648-0008-5_ch2" TargetMode="External"/><Relationship Id="rId21" Type="http://schemas.openxmlformats.org/officeDocument/2006/relationships/hyperlink" Target="http://www.res.org.uk/details/mediabrief/10607733/MIDDLE-CLASS-ACTIVISM-Why-its-rarely-the-most-disadvantaged-who-drive-political-.html" TargetMode="External"/><Relationship Id="rId22" Type="http://schemas.openxmlformats.org/officeDocument/2006/relationships/hyperlink" Target="https://www.amazon.com/Social-Origins-Dictatorship-Democracy-Peasant/dp/0807050733" TargetMode="External"/><Relationship Id="rId23" Type="http://schemas.openxmlformats.org/officeDocument/2006/relationships/hyperlink" Target="https://en.wikipedia.org/wiki/Barrington_Moore_Jr." TargetMode="External"/><Relationship Id="rId24" Type="http://schemas.openxmlformats.org/officeDocument/2006/relationships/hyperlink" Target="https://www.theatlantic.com/international/archive/2017/08/global-middle-class-discontent/535581/" TargetMode="External"/><Relationship Id="rId25" Type="http://schemas.openxmlformats.org/officeDocument/2006/relationships/hyperlink" Target="https://www.huffingtonpost.com/brenda-m-seaver/the-global-middle-class-a_b_7792838.html" TargetMode="External"/><Relationship Id="rId26" Type="http://schemas.openxmlformats.org/officeDocument/2006/relationships/hyperlink" Target="http://www.newmandala.org/spectre-authoritarianism/" TargetMode="External"/><Relationship Id="rId27" Type="http://schemas.openxmlformats.org/officeDocument/2006/relationships/hyperlink" Target="https://www.jstor.org/stable/23018785" TargetMode="External"/><Relationship Id="rId28" Type="http://schemas.openxmlformats.org/officeDocument/2006/relationships/hyperlink" Target="https://scholar.princeton.edu/sites/default/files/jns/files/relative-poverty-perceived-violence-and-support-for-militant-politics-evidence-from-pakistan.pdf" TargetMode="External"/><Relationship Id="rId29" Type="http://schemas.openxmlformats.org/officeDocument/2006/relationships/hyperlink" Target="http://journals.sagepub.com/doi/10.1177/0022343307082063"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eprints.lse.ac.uk/28173/" TargetMode="External"/><Relationship Id="rId31" Type="http://schemas.openxmlformats.org/officeDocument/2006/relationships/hyperlink" Target="https://swopec.hhs.se/hasite/abs/hasite0045.htm" TargetMode="External"/><Relationship Id="rId32" Type="http://schemas.openxmlformats.org/officeDocument/2006/relationships/hyperlink" Target="http://time.com/4198164/these-5-facts-explain-the-unstable-global-middle-class/" TargetMode="External"/><Relationship Id="rId9" Type="http://schemas.openxmlformats.org/officeDocument/2006/relationships/hyperlink" Target="https://www.brookings.edu/blog/future-development/2017/07/27/a-golden-age-for-business-every-second-five-people-are-entering-the-global-middle-class/"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www.brookings.edu/blog/future-development/2018/09/27/a-global-tipping-point-half-the-world-is-now-middle-class-or-wealthier/" TargetMode="External"/><Relationship Id="rId33" Type="http://schemas.openxmlformats.org/officeDocument/2006/relationships/hyperlink" Target="https://www.economist.com/special-report/2016/07/09/the-new-class-war" TargetMode="External"/><Relationship Id="rId34" Type="http://schemas.openxmlformats.org/officeDocument/2006/relationships/hyperlink" Target="https://www.huffingtonpost.com/moises-naim/middle-class-decline_b_918074.html" TargetMode="External"/><Relationship Id="rId35" Type="http://schemas.openxmlformats.org/officeDocument/2006/relationships/hyperlink" Target="https://braziltalk.org/2017/02/21/brazilians-have-a-civic-role-in-keeping-the-bolsa-familia-program/" TargetMode="External"/><Relationship Id="rId36" Type="http://schemas.openxmlformats.org/officeDocument/2006/relationships/hyperlink" Target="http://www.pewglobal.org/2015/07/08/a-global-middle-class-is-more-promise-than-reality/" TargetMode="External"/><Relationship Id="rId10" Type="http://schemas.openxmlformats.org/officeDocument/2006/relationships/hyperlink" Target="https://www.brookings.edu/blog/future-development/2018/04/09/new-insights-into-the-distribution-of-world-income/" TargetMode="External"/><Relationship Id="rId11" Type="http://schemas.openxmlformats.org/officeDocument/2006/relationships/hyperlink" Target="https://www.brookings.edu/research/the-unprecedented-expansion-of-the-global-middle-class-2/" TargetMode="External"/><Relationship Id="rId12" Type="http://schemas.openxmlformats.org/officeDocument/2006/relationships/hyperlink" Target="https://www.brookings.edu/research/the-emerging-middle-class-in-developing-countries/" TargetMode="External"/><Relationship Id="rId13" Type="http://schemas.openxmlformats.org/officeDocument/2006/relationships/image" Target="media/image1.emf"/><Relationship Id="rId14" Type="http://schemas.openxmlformats.org/officeDocument/2006/relationships/hyperlink" Target="https://www.worldbank.org/en/topic/poverty/overview" TargetMode="External"/><Relationship Id="rId15" Type="http://schemas.openxmlformats.org/officeDocument/2006/relationships/hyperlink" Target="http://www.mdgmonitor.org/mdg-1-eradicate-poverty-hunger/" TargetMode="External"/><Relationship Id="rId16" Type="http://schemas.openxmlformats.org/officeDocument/2006/relationships/hyperlink" Target="http://oecdobserver.org/news/fullstory.php/aid/3681/An_emerging_middle_class.html" TargetMode="External"/><Relationship Id="rId17" Type="http://schemas.openxmlformats.org/officeDocument/2006/relationships/hyperlink" Target="https://www.brookings.edu/blog/future-development/2018/09/27/a-global-tipping-point-half-the-world-is-now-middle-class-or-wealthier/" TargetMode="External"/><Relationship Id="rId18" Type="http://schemas.openxmlformats.org/officeDocument/2006/relationships/hyperlink" Target="https://trend.pewtrusts.org/en/archive/trend-summer-2016/how-a-growing-middle-class-could-save-the-worlds-economy" TargetMode="External"/><Relationship Id="rId19" Type="http://schemas.openxmlformats.org/officeDocument/2006/relationships/hyperlink" Target="https://www.economist.com/special-report/2009/02/12/notions-of-shopkeepers" TargetMode="External"/><Relationship Id="rId37" Type="http://schemas.openxmlformats.org/officeDocument/2006/relationships/hyperlink" Target="https://www.brookings.edu/research/social-policy-and-the-elimination-of-extreme-poverty/" TargetMode="External"/><Relationship Id="rId38" Type="http://schemas.openxmlformats.org/officeDocument/2006/relationships/hyperlink" Target="https://www.cambridge.org/core/books/globalization-and-the-race-to-the-bottom-in-developing-countries/839AC51C9CEB404477EDDB1977E9CC54" TargetMode="External"/><Relationship Id="rId39" Type="http://schemas.openxmlformats.org/officeDocument/2006/relationships/hyperlink" Target="https://www.ilo.org/global/about-the-ilo/newsroom/news/WCMS_601903/lang--en/index.htm" TargetMode="External"/><Relationship Id="rId40" Type="http://schemas.openxmlformats.org/officeDocument/2006/relationships/hyperlink" Target="https://www.business-standard.com/article/opinion/the-economic-consequences-of-professor-amartya-sen-113070901024_1.html" TargetMode="External"/><Relationship Id="rId41" Type="http://schemas.openxmlformats.org/officeDocument/2006/relationships/footer" Target="footer1.xml"/><Relationship Id="rId42" Type="http://schemas.openxmlformats.org/officeDocument/2006/relationships/fontTable" Target="fontTable.xml"/><Relationship Id="rId43" Type="http://schemas.microsoft.com/office/2011/relationships/people" Target="people.xml"/><Relationship Id="rId4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desair/Library/Group%20Containers/UBF8T346G9.Office/User%20Content.localized/Templates.localized/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7E6688-9293-5140-8723-62990850F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Document.dotx</Template>
  <TotalTime>0</TotalTime>
  <Pages>4</Pages>
  <Words>2149</Words>
  <Characters>12254</Characters>
  <Application>Microsoft Macintosh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Georgetown University</Company>
  <LinksUpToDate>false</LinksUpToDate>
  <CharactersWithSpaces>14375</CharactersWithSpaces>
  <SharedDoc>false</SharedDoc>
  <HLinks>
    <vt:vector size="12" baseType="variant">
      <vt:variant>
        <vt:i4>5767174</vt:i4>
      </vt:variant>
      <vt:variant>
        <vt:i4>3</vt:i4>
      </vt:variant>
      <vt:variant>
        <vt:i4>0</vt:i4>
      </vt:variant>
      <vt:variant>
        <vt:i4>5</vt:i4>
      </vt:variant>
      <vt:variant>
        <vt:lpwstr>http://www.voxeu.org/</vt:lpwstr>
      </vt:variant>
      <vt:variant>
        <vt:lpwstr/>
      </vt:variant>
      <vt:variant>
        <vt:i4>5373961</vt:i4>
      </vt:variant>
      <vt:variant>
        <vt:i4>0</vt:i4>
      </vt:variant>
      <vt:variant>
        <vt:i4>0</vt:i4>
      </vt:variant>
      <vt:variant>
        <vt:i4>5</vt:i4>
      </vt:variant>
      <vt:variant>
        <vt:lpwstr>http://www.slate.com/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 M. Desai</dc:creator>
  <cp:lastModifiedBy>Raj M. Desai</cp:lastModifiedBy>
  <cp:revision>2</cp:revision>
  <cp:lastPrinted>2015-09-26T20:59:00Z</cp:lastPrinted>
  <dcterms:created xsi:type="dcterms:W3CDTF">2018-10-25T15:04:00Z</dcterms:created>
  <dcterms:modified xsi:type="dcterms:W3CDTF">2018-10-25T15:04:00Z</dcterms:modified>
</cp:coreProperties>
</file>